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12"/>
        </w:numPr>
        <w:spacing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 </w:t>
      </w:r>
    </w:p>
    <w:p w:rsidR="00000000" w:rsidDel="00000000" w:rsidP="00000000" w:rsidRDefault="00000000" w:rsidRPr="00000000">
      <w:pPr>
        <w:spacing w:before="0" w:lineRule="auto"/>
        <w:ind w:firstLine="720"/>
        <w:contextualSpacing w:val="0"/>
        <w:rPr>
          <w:sz w:val="20"/>
          <w:szCs w:val="20"/>
        </w:rPr>
      </w:pPr>
      <w:r w:rsidDel="00000000" w:rsidR="00000000" w:rsidRPr="00000000">
        <w:rPr>
          <w:sz w:val="20"/>
          <w:szCs w:val="20"/>
          <w:rtl w:val="0"/>
        </w:rPr>
        <w:t xml:space="preserve">Note: The possible java solution below adds the rule that if the input  is only 1 letter, return as is. </w:t>
      </w:r>
    </w:p>
    <w:p w:rsidR="00000000" w:rsidDel="00000000" w:rsidP="00000000" w:rsidRDefault="00000000" w:rsidRPr="00000000">
      <w:pPr>
        <w:ind w:firstLine="81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0"/>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Check if the input word starts with a constant.</w:t>
      </w:r>
    </w:p>
    <w:p w:rsidR="00000000" w:rsidDel="00000000" w:rsidP="00000000" w:rsidRDefault="00000000" w:rsidRPr="00000000">
      <w:pPr>
        <w:numPr>
          <w:ilvl w:val="0"/>
          <w:numId w:val="10"/>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If it is, create the new word with a suffix according to the rule.</w:t>
      </w:r>
    </w:p>
    <w:p w:rsidR="00000000" w:rsidDel="00000000" w:rsidP="00000000" w:rsidRDefault="00000000" w:rsidRPr="00000000">
      <w:pPr>
        <w:numPr>
          <w:ilvl w:val="0"/>
          <w:numId w:val="10"/>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Return a copy of the input word, otherwise</w:t>
      </w:r>
    </w:p>
    <w:p w:rsidR="00000000" w:rsidDel="00000000" w:rsidP="00000000" w:rsidRDefault="00000000" w:rsidRPr="00000000">
      <w:pPr>
        <w:ind w:firstLine="810"/>
        <w:contextualSpacing w:val="0"/>
        <w:rPr/>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810"/>
        <w:contextualSpacing w:val="0"/>
        <w:rPr/>
      </w:pPr>
      <w:r w:rsidDel="00000000" w:rsidR="00000000" w:rsidRPr="00000000">
        <w:drawing>
          <wp:inline distB="114300" distT="114300" distL="114300" distR="114300">
            <wp:extent cx="4819650" cy="3781425"/>
            <wp:effectExtent b="0" l="0" r="0" t="0"/>
            <wp:docPr id="1" name="image02.png"/>
            <a:graphic>
              <a:graphicData uri="http://schemas.openxmlformats.org/drawingml/2006/picture">
                <pic:pic>
                  <pic:nvPicPr>
                    <pic:cNvPr id="0" name="image02.png"/>
                    <pic:cNvPicPr preferRelativeResize="0"/>
                  </pic:nvPicPr>
                  <pic:blipFill>
                    <a:blip r:embed="rId6"/>
                    <a:srcRect b="0" l="0" r="0" t="0"/>
                    <a:stretch>
                      <a:fillRect/>
                    </a:stretch>
                  </pic:blipFill>
                  <pic:spPr>
                    <a:xfrm>
                      <a:off x="0" y="0"/>
                      <a:ext cx="4819650" cy="378142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12"/>
        </w:numPr>
        <w:spacing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ind w:firstLine="72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hd w:fill="d9d9d9" w:val="clear"/>
          <w:rtl w:val="0"/>
        </w:rPr>
        <w:t xml:space="preserve">(ver1)</w:t>
      </w:r>
      <w:r w:rsidDel="00000000" w:rsidR="00000000" w:rsidRPr="00000000">
        <w:rPr>
          <w:rtl w:val="0"/>
        </w:rPr>
      </w:r>
    </w:p>
    <w:p w:rsidR="00000000" w:rsidDel="00000000" w:rsidP="00000000" w:rsidRDefault="00000000" w:rsidRPr="00000000">
      <w:pPr>
        <w:numPr>
          <w:ilvl w:val="0"/>
          <w:numId w:val="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Write a function which return lower-cased sorted version a string</w:t>
      </w:r>
    </w:p>
    <w:p w:rsidR="00000000" w:rsidDel="00000000" w:rsidP="00000000" w:rsidRDefault="00000000" w:rsidRPr="00000000">
      <w:pPr>
        <w:numPr>
          <w:ilvl w:val="0"/>
          <w:numId w:val="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Return a result of comparing  lower-cased sorted versions of input strings</w:t>
      </w:r>
    </w:p>
    <w:p w:rsidR="00000000" w:rsidDel="00000000" w:rsidP="00000000" w:rsidRDefault="00000000" w:rsidRPr="00000000">
      <w:pPr>
        <w:ind w:firstLine="720"/>
        <w:contextualSpacing w:val="0"/>
        <w:rPr/>
      </w:pPr>
      <w:r w:rsidDel="00000000" w:rsidR="00000000" w:rsidRPr="00000000">
        <w:rPr>
          <w:color w:val="000000"/>
          <w:shd w:fill="d9d9d9" w:val="clear"/>
          <w:rtl w:val="0"/>
        </w:rPr>
        <w:t xml:space="preserve">(ver2)</w:t>
      </w:r>
      <w:r w:rsidDel="00000000" w:rsidR="00000000" w:rsidRPr="00000000">
        <w:rPr>
          <w:rtl w:val="0"/>
        </w:rPr>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1st string, add 1 to the cell which index corresponds to ASCII code of a current char</w:t>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2nd string, check if the cell with the index corresponding to ASCII code of a current char has 0 value</w:t>
      </w:r>
    </w:p>
    <w:p w:rsidR="00000000" w:rsidDel="00000000" w:rsidP="00000000" w:rsidRDefault="00000000" w:rsidRPr="00000000">
      <w:pPr>
        <w:numPr>
          <w:ilvl w:val="1"/>
          <w:numId w:val="13"/>
        </w:numPr>
        <w:spacing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zero, return False</w:t>
      </w:r>
    </w:p>
    <w:p w:rsidR="00000000" w:rsidDel="00000000" w:rsidP="00000000" w:rsidRDefault="00000000" w:rsidRPr="00000000">
      <w:pPr>
        <w:numPr>
          <w:ilvl w:val="1"/>
          <w:numId w:val="13"/>
        </w:numPr>
        <w:spacing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non-zero, subtract 1 and continue the loop</w:t>
      </w:r>
    </w:p>
    <w:p w:rsidR="00000000" w:rsidDel="00000000" w:rsidP="00000000" w:rsidRDefault="00000000" w:rsidRPr="00000000">
      <w:pPr>
        <w:numPr>
          <w:ilvl w:val="0"/>
          <w:numId w:val="1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If the loop wasn’t broken, return Tru</w:t>
      </w:r>
      <w:ins w:author="Anonymous" w:id="0" w:date="2016-09-28T05:42:22Z">
        <w:r w:rsidDel="00000000" w:rsidR="00000000" w:rsidRPr="00000000">
          <w:rPr>
            <w:color w:val="000000"/>
            <w:shd w:fill="d9d9d9" w:val="clear"/>
            <w:rtl w:val="0"/>
          </w:rPr>
          <w:t xml:space="preserve">e i</w:t>
        </w:r>
      </w:ins>
      <w:ins w:author="Anonymous" w:id="1" w:date="2016-09-28T05:42:25Z">
        <w:r w:rsidDel="00000000" w:rsidR="00000000" w:rsidRPr="00000000">
          <w:rPr>
            <w:color w:val="000000"/>
            <w:shd w:fill="d9d9d9" w:val="clear"/>
            <w:rtl w:val="0"/>
          </w:rPr>
          <w:t xml:space="preserve">f the array</w:t>
        </w:r>
      </w:ins>
      <w:ins w:author="Anonymous" w:id="2" w:date="2016-09-28T05:42:26Z">
        <w:r w:rsidDel="00000000" w:rsidR="00000000" w:rsidRPr="00000000">
          <w:rPr>
            <w:color w:val="000000"/>
            <w:shd w:fill="d9d9d9" w:val="clear"/>
            <w:rtl w:val="0"/>
          </w:rPr>
          <w:t xml:space="preserve"> </w:t>
        </w:r>
      </w:ins>
      <w:ins w:author="Anonymous" w:id="3" w:date="2016-09-28T05:42:28Z">
        <w:r w:rsidDel="00000000" w:rsidR="00000000" w:rsidRPr="00000000">
          <w:rPr>
            <w:color w:val="000000"/>
            <w:shd w:fill="d9d9d9" w:val="clear"/>
            <w:rtl w:val="0"/>
          </w:rPr>
          <w:t xml:space="preserve">is </w:t>
        </w:r>
      </w:ins>
      <w:ins w:author="Anonymous" w:id="4" w:date="2016-09-28T05:42:34Z">
        <w:r w:rsidDel="00000000" w:rsidR="00000000" w:rsidRPr="00000000">
          <w:rPr>
            <w:shd w:fill="d9d9d9" w:val="clear"/>
            <w:rtl w:val="0"/>
            <w:rPrChange w:author="Anonymous" w:id="5" w:date="2016-09-28T05:42:34Z">
              <w:rPr>
                <w:color w:val="000000"/>
                <w:shd w:fill="d9d9d9" w:val="clear"/>
              </w:rPr>
            </w:rPrChange>
          </w:rPr>
          <w:t xml:space="preserve">all 0</w:t>
        </w:r>
      </w:ins>
      <w:del w:author="Anonymous" w:id="6" w:date="2016-09-28T05:42:36Z">
        <w:r w:rsidDel="00000000" w:rsidR="00000000" w:rsidRPr="00000000">
          <w:rPr>
            <w:color w:val="000000"/>
            <w:shd w:fill="d9d9d9" w:val="clear"/>
            <w:rtl w:val="0"/>
          </w:rPr>
          <w:delText xml:space="preserve">e</w:delText>
        </w:r>
      </w:del>
      <w:r w:rsidDel="00000000" w:rsidR="00000000" w:rsidRPr="00000000">
        <w:drawing>
          <wp:inline distB="114300" distT="114300" distL="114300" distR="114300">
            <wp:extent cx="4681538" cy="4303525"/>
            <wp:effectExtent b="0" l="0" r="0" t="0"/>
            <wp:docPr id="3" name="image05.png"/>
            <a:graphic>
              <a:graphicData uri="http://schemas.openxmlformats.org/drawingml/2006/picture">
                <pic:pic>
                  <pic:nvPicPr>
                    <pic:cNvPr id="0" name="image05.png"/>
                    <pic:cNvPicPr preferRelativeResize="0"/>
                  </pic:nvPicPr>
                  <pic:blipFill>
                    <a:blip r:embed="rId7"/>
                    <a:srcRect b="0" l="0" r="0" t="0"/>
                    <a:stretch>
                      <a:fillRect/>
                    </a:stretch>
                  </pic:blipFill>
                  <pic:spPr>
                    <a:xfrm>
                      <a:off x="0" y="0"/>
                      <a:ext cx="4681538" cy="43035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2"/>
        </w:numPr>
        <w:spacing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 colon and hyphen.</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Possible Python solution:</w:t>
      </w:r>
      <w:r w:rsidDel="00000000" w:rsidR="00000000" w:rsidRPr="00000000">
        <w:rPr>
          <w:color w:val="000000"/>
          <w:shd w:fill="d9d9d9" w:val="clear"/>
          <w:rtl w:val="0"/>
        </w:rPr>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def is_palindrome(word):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n = len(word)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i, j = 0,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while i != 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if a in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elif b in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elif a != 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return False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return True</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 (assumed there are not whitespace or punctuation marks in a given string):</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drawing>
          <wp:inline distB="114300" distT="114300" distL="114300" distR="114300">
            <wp:extent cx="5181600" cy="1905000"/>
            <wp:effectExtent b="0" l="0" r="0" t="0"/>
            <wp:docPr id="2" name="image04.png"/>
            <a:graphic>
              <a:graphicData uri="http://schemas.openxmlformats.org/drawingml/2006/picture">
                <pic:pic>
                  <pic:nvPicPr>
                    <pic:cNvPr id="0" name="image04.png"/>
                    <pic:cNvPicPr preferRelativeResize="0"/>
                  </pic:nvPicPr>
                  <pic:blipFill>
                    <a:blip r:embed="rId8"/>
                    <a:srcRect b="0" l="0" r="0" t="0"/>
                    <a:stretch>
                      <a:fillRect/>
                    </a:stretch>
                  </pic:blipFill>
                  <pic:spPr>
                    <a:xfrm>
                      <a:off x="0" y="0"/>
                      <a:ext cx="5181600" cy="19050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6"/>
        </w:numPr>
        <w:spacing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Using additional space O(n) and time complexity O(n)</w:t>
      </w:r>
    </w:p>
    <w:p w:rsidR="00000000" w:rsidDel="00000000" w:rsidP="00000000" w:rsidRDefault="00000000" w:rsidRPr="00000000">
      <w:pPr>
        <w:numPr>
          <w:ilvl w:val="1"/>
          <w:numId w:val="11"/>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Create an empty char array of size strlen(n)+1, initialize with ‘\0’</w:t>
      </w:r>
    </w:p>
    <w:p w:rsidR="00000000" w:rsidDel="00000000" w:rsidP="00000000" w:rsidRDefault="00000000" w:rsidRPr="00000000">
      <w:pPr>
        <w:numPr>
          <w:ilvl w:val="1"/>
          <w:numId w:val="11"/>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Reverse for loop to copy characters from back of string to front of empty array</w:t>
      </w:r>
    </w:p>
    <w:p w:rsidR="00000000" w:rsidDel="00000000" w:rsidP="00000000" w:rsidRDefault="00000000" w:rsidRPr="00000000">
      <w:pPr>
        <w:numPr>
          <w:ilvl w:val="1"/>
          <w:numId w:val="11"/>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Return the new array</w:t>
      </w:r>
    </w:p>
    <w:p w:rsidR="00000000" w:rsidDel="00000000" w:rsidP="00000000" w:rsidRDefault="00000000" w:rsidRPr="00000000">
      <w:pPr>
        <w:numPr>
          <w:ilvl w:val="0"/>
          <w:numId w:val="11"/>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Using no additional space and time complexity O(n/2). </w:t>
      </w:r>
    </w:p>
    <w:p w:rsidR="00000000" w:rsidDel="00000000" w:rsidP="00000000" w:rsidRDefault="00000000" w:rsidRPr="00000000">
      <w:pPr>
        <w:ind w:left="1440" w:firstLine="0"/>
        <w:contextualSpacing w:val="0"/>
        <w:rPr/>
      </w:pPr>
      <w:r w:rsidDel="00000000" w:rsidR="00000000" w:rsidRPr="00000000">
        <w:rPr>
          <w:color w:val="000000"/>
          <w:shd w:fill="d9d9d9" w:val="clear"/>
          <w:rtl w:val="0"/>
        </w:rPr>
        <w:t xml:space="preserve">Run a for loop from beginning till the middle of the array, continuously swapping characters with the back</w:t>
      </w:r>
      <w:r w:rsidDel="00000000" w:rsidR="00000000" w:rsidRPr="00000000">
        <w:rPr>
          <w:rtl w:val="0"/>
        </w:rPr>
      </w:r>
    </w:p>
    <w:p w:rsidR="00000000" w:rsidDel="00000000" w:rsidP="00000000" w:rsidRDefault="00000000" w:rsidRPr="00000000">
      <w:pPr>
        <w:ind w:left="720" w:firstLine="0"/>
        <w:contextualSpacing w:val="0"/>
        <w:rPr>
          <w:rFonts w:ascii="Consolas" w:cs="Consolas" w:eastAsia="Consolas" w:hAnsi="Consolas"/>
          <w:color w:val="000000"/>
          <w:shd w:fill="d9d9d9" w:val="clear"/>
        </w:rPr>
      </w:pPr>
      <w:r w:rsidDel="00000000" w:rsidR="00000000" w:rsidRPr="00000000">
        <w:rPr>
          <w:color w:val="000000"/>
          <w:shd w:fill="d9d9d9" w:val="clear"/>
          <w:rtl w:val="0"/>
        </w:rPr>
        <w:tab/>
      </w:r>
      <w:r w:rsidDel="00000000" w:rsidR="00000000" w:rsidRPr="00000000">
        <w:rPr>
          <w:rFonts w:ascii="Consolas" w:cs="Consolas" w:eastAsia="Consolas" w:hAnsi="Consolas"/>
          <w:color w:val="000000"/>
          <w:shd w:fill="d9d9d9" w:val="clear"/>
          <w:rtl w:val="0"/>
        </w:rPr>
        <w:t xml:space="preserve">swap (s[i], s[s.Length - 1 - i]) </w:t>
      </w:r>
    </w:p>
    <w:p w:rsidR="00000000" w:rsidDel="00000000" w:rsidP="00000000" w:rsidRDefault="00000000" w:rsidRPr="00000000">
      <w:pPr>
        <w:ind w:left="720" w:firstLine="0"/>
        <w:contextualSpacing w:val="0"/>
        <w:rPr>
          <w:rFonts w:ascii="Consolas" w:cs="Consolas" w:eastAsia="Consolas" w:hAnsi="Consolas"/>
          <w:shd w:fill="d9d9d9" w:val="clear"/>
        </w:rPr>
      </w:pPr>
      <w:r w:rsidDel="00000000" w:rsidR="00000000" w:rsidRPr="00000000">
        <w:rPr>
          <w:rtl w:val="0"/>
        </w:rPr>
      </w:r>
    </w:p>
    <w:p w:rsidR="00000000" w:rsidDel="00000000" w:rsidP="00000000" w:rsidRDefault="00000000" w:rsidRPr="00000000">
      <w:pPr>
        <w:ind w:left="720" w:firstLine="0"/>
        <w:contextualSpacing w:val="0"/>
        <w:rPr>
          <w:rFonts w:ascii="Consolas" w:cs="Consolas" w:eastAsia="Consolas" w:hAnsi="Consolas"/>
          <w:shd w:fill="d9d9d9" w:val="clear"/>
        </w:rPr>
      </w:pPr>
      <w:r w:rsidDel="00000000" w:rsidR="00000000" w:rsidRPr="00000000">
        <w:rPr>
          <w:rtl w:val="0"/>
        </w:rPr>
      </w:r>
    </w:p>
    <w:p w:rsidR="00000000" w:rsidDel="00000000" w:rsidP="00000000" w:rsidRDefault="00000000" w:rsidRPr="00000000">
      <w:pPr>
        <w:numPr>
          <w:ilvl w:val="0"/>
          <w:numId w:val="6"/>
        </w:numPr>
        <w:spacing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Hint</w:t>
      </w:r>
      <w:r w:rsidDel="00000000" w:rsidR="00000000" w:rsidRPr="00000000">
        <w:rPr>
          <w:color w:val="000000"/>
          <w:shd w:fill="d9d9d9" w:val="clear"/>
          <w:rtl w:val="0"/>
        </w:rPr>
        <w:t xml:space="preserve">. This is doable in linear time with a single pass. </w:t>
      </w:r>
      <w:r w:rsidDel="00000000" w:rsidR="00000000" w:rsidRPr="00000000">
        <w:rPr>
          <w:shd w:fill="d9d9d9" w:val="clear"/>
          <w:rtl w:val="0"/>
        </w:rPr>
        <w:t xml:space="preserve"> Participant should ask clarifying question about what is the alphabet size (eg, ascii, or 26 lower case). Also clarify whether to print all occurrences or print once fo ea.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numPr>
          <w:ilvl w:val="0"/>
          <w:numId w:val="4"/>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4"/>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string, check a value at the the cell with the index corresponded to ASCII code of a current char</w:t>
      </w:r>
    </w:p>
    <w:p w:rsidR="00000000" w:rsidDel="00000000" w:rsidP="00000000" w:rsidRDefault="00000000" w:rsidRPr="00000000">
      <w:pPr>
        <w:numPr>
          <w:ilvl w:val="2"/>
          <w:numId w:val="4"/>
        </w:numPr>
        <w:spacing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zero, add 1</w:t>
      </w:r>
    </w:p>
    <w:p w:rsidR="00000000" w:rsidDel="00000000" w:rsidP="00000000" w:rsidRDefault="00000000" w:rsidRPr="00000000">
      <w:pPr>
        <w:numPr>
          <w:ilvl w:val="2"/>
          <w:numId w:val="4"/>
        </w:numPr>
        <w:spacing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bigger zero, it means this char is duplicate</w:t>
      </w:r>
    </w:p>
    <w:p w:rsidR="00000000" w:rsidDel="00000000" w:rsidP="00000000" w:rsidRDefault="00000000" w:rsidRPr="00000000">
      <w:pPr>
        <w:numPr>
          <w:ilvl w:val="2"/>
          <w:numId w:val="4"/>
        </w:numPr>
        <w:spacing w:before="0" w:lineRule="auto"/>
        <w:ind w:left="2160" w:firstLine="0"/>
        <w:contextualSpacing w:val="1"/>
        <w:rPr>
          <w:color w:val="000000"/>
          <w:shd w:fill="d9d9d9" w:val="clear"/>
        </w:rPr>
      </w:pPr>
      <w:r w:rsidDel="00000000" w:rsidR="00000000" w:rsidRPr="00000000">
        <w:rPr>
          <w:color w:val="000000"/>
          <w:shd w:fill="d9d9d9" w:val="clear"/>
          <w:rtl w:val="0"/>
        </w:rPr>
        <w:t xml:space="preserve">Print out the char, if the value is 1</w:t>
      </w:r>
    </w:p>
    <w:p w:rsidR="00000000" w:rsidDel="00000000" w:rsidP="00000000" w:rsidRDefault="00000000" w:rsidRPr="00000000">
      <w:pPr>
        <w:numPr>
          <w:ilvl w:val="2"/>
          <w:numId w:val="4"/>
        </w:numPr>
        <w:spacing w:before="0" w:lineRule="auto"/>
        <w:ind w:left="2160" w:firstLine="0"/>
        <w:contextualSpacing w:val="1"/>
        <w:rPr>
          <w:color w:val="000000"/>
          <w:shd w:fill="d9d9d9" w:val="clear"/>
        </w:rPr>
      </w:pPr>
      <w:r w:rsidDel="00000000" w:rsidR="00000000" w:rsidRPr="00000000">
        <w:rPr>
          <w:color w:val="000000"/>
          <w:shd w:fill="d9d9d9" w:val="clear"/>
          <w:rtl w:val="0"/>
        </w:rPr>
        <w:t xml:space="preserve">Add 1 to the value</w:t>
      </w:r>
    </w:p>
    <w:p w:rsidR="00000000" w:rsidDel="00000000" w:rsidP="00000000" w:rsidRDefault="00000000" w:rsidRPr="00000000">
      <w:pPr>
        <w:spacing w:before="0" w:lineRule="auto"/>
        <w:ind w:left="0" w:firstLine="0"/>
        <w:contextualSpacing w:val="0"/>
        <w:rPr>
          <w:shd w:fill="d9d9d9" w:val="clear"/>
        </w:rPr>
      </w:pPr>
      <w:r w:rsidDel="00000000" w:rsidR="00000000" w:rsidRPr="00000000">
        <w:rPr>
          <w:shd w:fill="d9d9d9" w:val="clear"/>
          <w:rtl w:val="0"/>
        </w:rPr>
        <w:t xml:space="preserve">//Java’s charAt() is O(1), a direct access to Array</w:t>
      </w:r>
      <w:r w:rsidDel="00000000" w:rsidR="00000000" w:rsidRPr="00000000">
        <w:rPr>
          <w:rtl w:val="0"/>
        </w:rPr>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private static void </w:t>
      </w:r>
      <w:r w:rsidDel="00000000" w:rsidR="00000000" w:rsidRPr="00000000">
        <w:rPr>
          <w:sz w:val="18"/>
          <w:szCs w:val="18"/>
          <w:highlight w:val="white"/>
          <w:rtl w:val="0"/>
        </w:rPr>
        <w:t xml:space="preserve">f(String a) {</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int </w:t>
      </w:r>
      <w:r w:rsidDel="00000000" w:rsidR="00000000" w:rsidRPr="00000000">
        <w:rPr>
          <w:sz w:val="18"/>
          <w:szCs w:val="18"/>
          <w:highlight w:val="white"/>
          <w:rtl w:val="0"/>
        </w:rPr>
        <w:t xml:space="preserve">cnt[] = </w:t>
      </w:r>
      <w:r w:rsidDel="00000000" w:rsidR="00000000" w:rsidRPr="00000000">
        <w:rPr>
          <w:b w:val="1"/>
          <w:color w:val="000080"/>
          <w:sz w:val="18"/>
          <w:szCs w:val="18"/>
          <w:highlight w:val="white"/>
          <w:rtl w:val="0"/>
        </w:rPr>
        <w:t xml:space="preserve">new int</w:t>
      </w:r>
      <w:r w:rsidDel="00000000" w:rsidR="00000000" w:rsidRPr="00000000">
        <w:rPr>
          <w:sz w:val="18"/>
          <w:szCs w:val="18"/>
          <w:highlight w:val="white"/>
          <w:rtl w:val="0"/>
        </w:rPr>
        <w:t xml:space="preserve">[</w:t>
      </w:r>
      <w:r w:rsidDel="00000000" w:rsidR="00000000" w:rsidRPr="00000000">
        <w:rPr>
          <w:color w:val="0000ff"/>
          <w:sz w:val="18"/>
          <w:szCs w:val="18"/>
          <w:highlight w:val="white"/>
          <w:rtl w:val="0"/>
        </w:rPr>
        <w:t xml:space="preserve">256</w:t>
      </w:r>
      <w:r w:rsidDel="00000000" w:rsidR="00000000" w:rsidRPr="00000000">
        <w:rPr>
          <w:sz w:val="18"/>
          <w:szCs w:val="18"/>
          <w:highlight w:val="white"/>
          <w:rtl w:val="0"/>
        </w:rPr>
        <w:t xml:space="preserve">];</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for </w:t>
      </w:r>
      <w:r w:rsidDel="00000000" w:rsidR="00000000" w:rsidRPr="00000000">
        <w:rPr>
          <w:sz w:val="18"/>
          <w:szCs w:val="18"/>
          <w:highlight w:val="white"/>
          <w:rtl w:val="0"/>
        </w:rPr>
        <w:t xml:space="preserve">(</w:t>
      </w:r>
      <w:r w:rsidDel="00000000" w:rsidR="00000000" w:rsidRPr="00000000">
        <w:rPr>
          <w:b w:val="1"/>
          <w:color w:val="000080"/>
          <w:sz w:val="18"/>
          <w:szCs w:val="18"/>
          <w:highlight w:val="white"/>
          <w:rtl w:val="0"/>
        </w:rPr>
        <w:t xml:space="preserve">int </w:t>
      </w:r>
      <w:r w:rsidDel="00000000" w:rsidR="00000000" w:rsidRPr="00000000">
        <w:rPr>
          <w:sz w:val="18"/>
          <w:szCs w:val="18"/>
          <w:highlight w:val="white"/>
          <w:rtl w:val="0"/>
        </w:rPr>
        <w:t xml:space="preserve">i = </w:t>
      </w:r>
      <w:r w:rsidDel="00000000" w:rsidR="00000000" w:rsidRPr="00000000">
        <w:rPr>
          <w:color w:val="0000ff"/>
          <w:sz w:val="18"/>
          <w:szCs w:val="18"/>
          <w:highlight w:val="white"/>
          <w:rtl w:val="0"/>
        </w:rPr>
        <w:t xml:space="preserve">0</w:t>
      </w:r>
      <w:r w:rsidDel="00000000" w:rsidR="00000000" w:rsidRPr="00000000">
        <w:rPr>
          <w:sz w:val="18"/>
          <w:szCs w:val="18"/>
          <w:highlight w:val="white"/>
          <w:rtl w:val="0"/>
        </w:rPr>
        <w:t xml:space="preserve">; i &lt; a.length(); i++) {</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int </w:t>
      </w:r>
      <w:r w:rsidDel="00000000" w:rsidR="00000000" w:rsidRPr="00000000">
        <w:rPr>
          <w:sz w:val="18"/>
          <w:szCs w:val="18"/>
          <w:highlight w:val="white"/>
          <w:rtl w:val="0"/>
        </w:rPr>
        <w:t xml:space="preserve">idx = a.charAt(i);</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r w:rsidDel="00000000" w:rsidR="00000000" w:rsidRPr="00000000">
        <w:rPr>
          <w:b w:val="1"/>
          <w:color w:val="000080"/>
          <w:sz w:val="18"/>
          <w:szCs w:val="18"/>
          <w:highlight w:val="white"/>
          <w:rtl w:val="0"/>
        </w:rPr>
        <w:t xml:space="preserve">if </w:t>
      </w:r>
      <w:r w:rsidDel="00000000" w:rsidR="00000000" w:rsidRPr="00000000">
        <w:rPr>
          <w:sz w:val="18"/>
          <w:szCs w:val="18"/>
          <w:highlight w:val="white"/>
          <w:rtl w:val="0"/>
        </w:rPr>
        <w:t xml:space="preserve">(cnt[idx] == </w:t>
      </w:r>
      <w:r w:rsidDel="00000000" w:rsidR="00000000" w:rsidRPr="00000000">
        <w:rPr>
          <w:color w:val="0000ff"/>
          <w:sz w:val="18"/>
          <w:szCs w:val="18"/>
          <w:highlight w:val="white"/>
          <w:rtl w:val="0"/>
        </w:rPr>
        <w:t xml:space="preserve">1</w:t>
      </w: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System.</w:t>
      </w:r>
      <w:r w:rsidDel="00000000" w:rsidR="00000000" w:rsidRPr="00000000">
        <w:rPr>
          <w:b w:val="1"/>
          <w:i w:val="1"/>
          <w:color w:val="660e7a"/>
          <w:sz w:val="18"/>
          <w:szCs w:val="18"/>
          <w:highlight w:val="white"/>
          <w:rtl w:val="0"/>
        </w:rPr>
        <w:t xml:space="preserve">out</w:t>
      </w:r>
      <w:r w:rsidDel="00000000" w:rsidR="00000000" w:rsidRPr="00000000">
        <w:rPr>
          <w:sz w:val="18"/>
          <w:szCs w:val="18"/>
          <w:highlight w:val="white"/>
          <w:rtl w:val="0"/>
        </w:rPr>
        <w:t xml:space="preserve">.format(</w:t>
      </w:r>
      <w:r w:rsidDel="00000000" w:rsidR="00000000" w:rsidRPr="00000000">
        <w:rPr>
          <w:b w:val="1"/>
          <w:color w:val="008000"/>
          <w:sz w:val="18"/>
          <w:szCs w:val="18"/>
          <w:highlight w:val="white"/>
          <w:rtl w:val="0"/>
        </w:rPr>
        <w:t xml:space="preserve">"dup %s at %d %n"</w:t>
      </w:r>
      <w:r w:rsidDel="00000000" w:rsidR="00000000" w:rsidRPr="00000000">
        <w:rPr>
          <w:sz w:val="18"/>
          <w:szCs w:val="18"/>
          <w:highlight w:val="white"/>
          <w:rtl w:val="0"/>
        </w:rPr>
        <w:t xml:space="preserve">,a.charAt(i), i);</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cnt[idx]++;</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pPr>
        <w:spacing w:before="0" w:lineRule="auto"/>
        <w:ind w:left="0" w:firstLine="0"/>
        <w:contextualSpacing w:val="0"/>
        <w:rPr>
          <w:sz w:val="18"/>
          <w:szCs w:val="18"/>
          <w:highlight w:val="white"/>
        </w:rPr>
      </w:pPr>
      <w:r w:rsidDel="00000000" w:rsidR="00000000" w:rsidRPr="00000000">
        <w:rPr>
          <w:rtl w:val="0"/>
        </w:rPr>
      </w:r>
    </w:p>
    <w:p w:rsidR="00000000" w:rsidDel="00000000" w:rsidP="00000000" w:rsidRDefault="00000000" w:rsidRPr="00000000">
      <w:pPr>
        <w:spacing w:before="0" w:lineRule="auto"/>
        <w:ind w:left="0" w:firstLine="0"/>
        <w:contextualSpacing w:val="0"/>
        <w:rPr>
          <w:shd w:fill="d9d9d9" w:val="clear"/>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before="0" w:lineRule="auto"/>
        <w:ind w:left="0" w:firstLine="0"/>
        <w:contextualSpacing w:val="0"/>
        <w:rPr>
          <w:shd w:fill="d9d9d9" w:val="clear"/>
        </w:rPr>
      </w:pPr>
      <w:r w:rsidDel="00000000" w:rsidR="00000000" w:rsidRPr="00000000">
        <w:rPr>
          <w:rtl w:val="0"/>
        </w:rPr>
      </w:r>
    </w:p>
    <w:p w:rsidR="00000000" w:rsidDel="00000000" w:rsidP="00000000" w:rsidRDefault="00000000" w:rsidRPr="00000000">
      <w:pPr>
        <w:spacing w:before="0" w:lineRule="auto"/>
        <w:ind w:left="0" w:firstLine="0"/>
        <w:contextualSpacing w:val="0"/>
        <w:rPr>
          <w:shd w:fill="d9d9d9" w:val="clear"/>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8"/>
        </w:numPr>
        <w:spacing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You may want to start off with asking your interviewer if the string is an ASCII string or a Unicodestring.  We'll assume for simplicity that the character set is ASCII. If not, we would need to increase the storage size, but the rest of the logic would be the same. Given this, one simple optimization we can make to this problem is to automatically return false if the length of the string is greater than the number of unique characters in the alphabet. After all, you can't have a string with 280 unique characters if there are only 256 possible unique characters. Our first solution is to create an array of boolean values, where the flag at index i indicates whether character i in the alphabet is contained in the string. If you run across this character a second time, you can immediately return false. The code below implements this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br w:type="textWrapping"/>
      </w:r>
      <w:r w:rsidDel="00000000" w:rsidR="00000000" w:rsidRPr="00000000">
        <w:rPr>
          <w:color w:val="0000ff"/>
          <w:shd w:fill="d9d9d9" w:val="clear"/>
          <w:rtl w:val="0"/>
        </w:rPr>
        <w:t xml:space="preserve">public boolean isUniqueChars2(String str) </w:t>
        <w:br w:type="textWrapping"/>
        <w:t xml:space="preserve">{</w:t>
        <w:br w:type="textWrapping"/>
        <w:t xml:space="preserve">  if (str.length</w:t>
      </w:r>
      <w:ins w:author="Anonymous" w:id="7" w:date="2016-09-28T06:21:19Z">
        <w:r w:rsidDel="00000000" w:rsidR="00000000" w:rsidRPr="00000000">
          <w:rPr>
            <w:color w:val="0000ff"/>
            <w:shd w:fill="d9d9d9" w:val="clear"/>
            <w:rtl w:val="0"/>
          </w:rPr>
          <w:t xml:space="preserve">()</w:t>
        </w:r>
      </w:ins>
      <w:del w:author="Anonymous" w:id="7" w:date="2016-09-28T06:21:19Z">
        <w:r w:rsidDel="00000000" w:rsidR="00000000" w:rsidRPr="00000000">
          <w:rPr>
            <w:color w:val="0000ff"/>
            <w:shd w:fill="d9d9d9" w:val="clear"/>
            <w:rtl w:val="0"/>
          </w:rPr>
          <w:delText xml:space="preserve">Q</w:delText>
        </w:r>
      </w:del>
      <w:r w:rsidDel="00000000" w:rsidR="00000000" w:rsidRPr="00000000">
        <w:rPr>
          <w:color w:val="0000ff"/>
          <w:shd w:fill="d9d9d9" w:val="clear"/>
          <w:rtl w:val="0"/>
        </w:rPr>
        <w:t xml:space="preserve"> &gt; 256)</w:t>
        <w:br w:type="textWrapping"/>
        <w:t xml:space="preserve">    return false;</w:t>
        <w:br w:type="textWrapping"/>
        <w:br w:type="textWrapping"/>
        <w:t xml:space="preserve">  boolean[] char_set = new boolean[256]; </w:t>
        <w:br w:type="textWrapping"/>
        <w:t xml:space="preserve">  for (int</w:t>
      </w:r>
      <w:ins w:author="Anonymous" w:id="8" w:date="2016-09-28T06:21:49Z">
        <w:r w:rsidDel="00000000" w:rsidR="00000000" w:rsidRPr="00000000">
          <w:rPr>
            <w:color w:val="0000ff"/>
            <w:shd w:fill="d9d9d9" w:val="clear"/>
            <w:rtl w:val="0"/>
          </w:rPr>
          <w:t xml:space="preserve"> i</w:t>
        </w:r>
      </w:ins>
      <w:del w:author="Anonymous" w:id="8" w:date="2016-09-28T06:21:49Z">
        <w:r w:rsidDel="00000000" w:rsidR="00000000" w:rsidRPr="00000000">
          <w:rPr>
            <w:color w:val="0000ff"/>
            <w:shd w:fill="d9d9d9" w:val="clear"/>
            <w:rtl w:val="0"/>
          </w:rPr>
          <w:delText xml:space="preserve">1</w:delText>
        </w:r>
      </w:del>
      <w:r w:rsidDel="00000000" w:rsidR="00000000" w:rsidRPr="00000000">
        <w:rPr>
          <w:color w:val="0000ff"/>
          <w:shd w:fill="d9d9d9" w:val="clear"/>
          <w:rtl w:val="0"/>
        </w:rPr>
        <w:t xml:space="preserve"> = 0; i &lt; str.length</w:t>
      </w:r>
      <w:ins w:author="Anonymous" w:id="9" w:date="2016-09-28T06:21:28Z">
        <w:r w:rsidDel="00000000" w:rsidR="00000000" w:rsidRPr="00000000">
          <w:rPr>
            <w:color w:val="0000ff"/>
            <w:shd w:fill="d9d9d9" w:val="clear"/>
            <w:rtl w:val="0"/>
          </w:rPr>
          <w:t xml:space="preserve">()</w:t>
        </w:r>
      </w:ins>
      <w:del w:author="Anonymous" w:id="9" w:date="2016-09-28T06:21:28Z">
        <w:r w:rsidDel="00000000" w:rsidR="00000000" w:rsidRPr="00000000">
          <w:rPr>
            <w:color w:val="0000ff"/>
            <w:shd w:fill="d9d9d9" w:val="clear"/>
            <w:rtl w:val="0"/>
          </w:rPr>
          <w:delText xml:space="preserve">Q</w:delText>
        </w:r>
      </w:del>
      <w:r w:rsidDel="00000000" w:rsidR="00000000" w:rsidRPr="00000000">
        <w:rPr>
          <w:color w:val="0000ff"/>
          <w:shd w:fill="d9d9d9" w:val="clear"/>
          <w:rtl w:val="0"/>
        </w:rPr>
        <w:t xml:space="preserve">; i++) </w:t>
        <w:br w:type="textWrapping"/>
        <w:t xml:space="preserve">  {</w:t>
        <w:br w:type="textWrapping"/>
        <w:t xml:space="preserve">    int val = str.charAt(i);</w:t>
        <w:br w:type="textWrapping"/>
        <w:t xml:space="preserve">    if (char_set[val]) </w:t>
        <w:br w:type="textWrapping"/>
        <w:t xml:space="preserve">    { // Already found this char in string</w:t>
        <w:br w:type="textWrapping"/>
        <w:t xml:space="preserve">      return false;</w:t>
        <w:br w:type="textWrapping"/>
        <w:t xml:space="preserve">    }</w:t>
        <w:br w:type="textWrapping"/>
        <w:t xml:space="preserve">    char_set[val] = true;</w:t>
        <w:br w:type="textWrapping"/>
        <w:t xml:space="preserve">  }</w:t>
        <w:br w:type="textWrapping"/>
        <w:t xml:space="preserve">  return true;</w:t>
        <w:br w:type="textWrapping"/>
        <w:t xml:space="preserve">}</w:t>
      </w:r>
      <w:r w:rsidDel="00000000" w:rsidR="00000000" w:rsidRPr="00000000">
        <w:rPr>
          <w:color w:val="000000"/>
          <w:shd w:fill="d9d9d9" w:val="clear"/>
          <w:rtl w:val="0"/>
        </w:rPr>
        <w:br w:type="textWrapping"/>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The time complexity for this code is  O(n) , where n is the length of the string. The space complexity is O(1).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can reduce our space usage by a factor of eight by using a bit vector. We will assume, in the below code, that the string only uses the lowercase letters a through z. This will allow us to use just a single 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public boolean isUniqueChars(String str) </w:t>
        <w:br w:type="textWrapping"/>
        <w:t xml:space="preserve">{</w:t>
        <w:br w:type="textWrapping"/>
        <w:t xml:space="preserve">  int checker = 0;</w:t>
        <w:br w:type="textWrapping"/>
        <w:t xml:space="preserve">  for (int </w:t>
      </w:r>
      <w:ins w:author="Anonymous" w:id="10" w:date="2016-09-28T06:23:25Z">
        <w:r w:rsidDel="00000000" w:rsidR="00000000" w:rsidRPr="00000000">
          <w:rPr>
            <w:color w:val="0000ff"/>
            <w:shd w:fill="d9d9d9" w:val="clear"/>
            <w:rtl w:val="0"/>
          </w:rPr>
          <w:t xml:space="preserve">i</w:t>
        </w:r>
      </w:ins>
      <w:del w:author="Anonymous" w:id="10" w:date="2016-09-28T06:23:25Z">
        <w:r w:rsidDel="00000000" w:rsidR="00000000" w:rsidRPr="00000000">
          <w:rPr>
            <w:color w:val="0000ff"/>
            <w:shd w:fill="d9d9d9" w:val="clear"/>
            <w:rtl w:val="0"/>
          </w:rPr>
          <w:delText xml:space="preserve">1</w:delText>
        </w:r>
      </w:del>
      <w:r w:rsidDel="00000000" w:rsidR="00000000" w:rsidRPr="00000000">
        <w:rPr>
          <w:color w:val="0000ff"/>
          <w:shd w:fill="d9d9d9" w:val="clear"/>
          <w:rtl w:val="0"/>
        </w:rPr>
        <w:t xml:space="preserve">=0; i &lt; str.length(); i++) </w:t>
        <w:br w:type="textWrapping"/>
        <w:t xml:space="preserve">  {</w:t>
        <w:br w:type="textWrapping"/>
        <w:t xml:space="preserve">    int val = str.charAt(i) - 'a';</w:t>
        <w:br w:type="textWrapping"/>
        <w:t xml:space="preserve">    if((checker &amp; ( 1 « val)) &gt; 0)</w:t>
        <w:br w:type="textWrapping"/>
        <w:t xml:space="preserve">    { </w:t>
        <w:br w:type="textWrapping"/>
        <w:t xml:space="preserve">      return false;</w:t>
        <w:br w:type="textWrapping"/>
        <w:t xml:space="preserve">    }</w:t>
        <w:br w:type="textWrapping"/>
        <w:t xml:space="preserve">    checker |= (1 « val);</w:t>
        <w:br w:type="textWrapping"/>
        <w:t xml:space="preserve">  }</w:t>
        <w:br w:type="textWrapping"/>
        <w:t xml:space="preserve">  return true;</w:t>
        <w:br w:type="textWrapping"/>
        <w:t xml:space="preserve">}</w:t>
        <w:br w:type="textWrapping"/>
      </w:r>
      <w:r w:rsidDel="00000000" w:rsidR="00000000" w:rsidRPr="00000000">
        <w:rPr>
          <w:rtl w:val="0"/>
        </w:rPr>
      </w:r>
    </w:p>
    <w:p w:rsidR="00000000" w:rsidDel="00000000" w:rsidP="00000000" w:rsidRDefault="00000000" w:rsidRPr="00000000">
      <w:pPr>
        <w:spacing w:after="240" w:line="240" w:lineRule="auto"/>
        <w:ind w:left="720" w:firstLine="0"/>
        <w:contextualSpacing w:val="0"/>
        <w:rPr/>
      </w:pPr>
      <w:r w:rsidDel="00000000" w:rsidR="00000000" w:rsidRPr="00000000">
        <w:rPr>
          <w:color w:val="333333"/>
          <w:shd w:fill="d9d9d9" w:val="clear"/>
          <w:rtl w:val="0"/>
        </w:rPr>
        <w:t xml:space="preserve">Alternatively, we could do the following:</w:t>
      </w:r>
      <w:r w:rsidDel="00000000" w:rsidR="00000000" w:rsidRPr="00000000">
        <w:rPr>
          <w:rtl w:val="0"/>
        </w:rPr>
      </w:r>
    </w:p>
    <w:p w:rsidR="00000000" w:rsidDel="00000000" w:rsidP="00000000" w:rsidRDefault="00000000" w:rsidRPr="00000000">
      <w:pPr>
        <w:numPr>
          <w:ilvl w:val="0"/>
          <w:numId w:val="3"/>
        </w:numPr>
        <w:spacing w:before="0" w:line="240" w:lineRule="auto"/>
        <w:ind w:left="720" w:firstLine="0"/>
        <w:contextualSpacing w:val="1"/>
        <w:rPr>
          <w:shd w:fill="d9d9d9" w:val="clear"/>
        </w:rPr>
      </w:pPr>
      <w:r w:rsidDel="00000000" w:rsidR="00000000" w:rsidRPr="00000000">
        <w:rPr>
          <w:color w:val="333333"/>
          <w:shd w:fill="d9d9d9" w:val="clear"/>
          <w:rtl w:val="0"/>
        </w:rPr>
        <w:t xml:space="preserve">Compare every character of the string to every other character of the string. This will take O(n^2) time and O(1)space.</w:t>
      </w:r>
      <w:r w:rsidDel="00000000" w:rsidR="00000000" w:rsidRPr="00000000">
        <w:rPr>
          <w:rtl w:val="0"/>
        </w:rPr>
      </w:r>
    </w:p>
    <w:p w:rsidR="00000000" w:rsidDel="00000000" w:rsidP="00000000" w:rsidRDefault="00000000" w:rsidRPr="00000000">
      <w:pPr>
        <w:numPr>
          <w:ilvl w:val="0"/>
          <w:numId w:val="3"/>
        </w:numPr>
        <w:spacing w:before="0" w:line="240" w:lineRule="auto"/>
        <w:ind w:left="720" w:firstLine="0"/>
        <w:contextualSpacing w:val="1"/>
        <w:rPr>
          <w:shd w:fill="d9d9d9" w:val="clear"/>
        </w:rPr>
      </w:pPr>
      <w:r w:rsidDel="00000000" w:rsidR="00000000" w:rsidRPr="00000000">
        <w:rPr>
          <w:color w:val="333333"/>
          <w:shd w:fill="d9d9d9" w:val="clear"/>
          <w:rtl w:val="0"/>
        </w:rPr>
        <w:t xml:space="preserve">If we are allowed to modify the input string, we could sort the string in O(n log(n)) time and then linearly check the string for neighboring characters that are identical. Careful, though: many sorting algorithms take up extra space. These solutions are not as optimal in some respects, but might be better depending on the constraints of the problem.</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8"/>
        </w:numPr>
        <w:spacing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rPr/>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A common approach in string manipulation problems is to edit the string starting from the end and work backwards. This is useful because we have extra buffer at the end, which allows us to change characters without worrying about what we're overwriting.</w:t>
        <w:tab/>
        <w:tab/>
        <w:tab/>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will use this approach in this problem. The algorithm works through a two scan approach. In the first scan, we count how many spaces there are in the string. This is used to compute how long the final string should be. In the second pass, which is done in reverse order, we actually edit the string. When we see a space, we copy %20 into the next spots. If there is no space, then we copy the original character.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public void replaceSpaces(char[] str, int length) {</w:t>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int spaceCount = 0 , newLength, i;</w:t>
      </w:r>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0; i &lt; length; i++) {</w:t>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if (str [i] ==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spaceCount++;</w:t>
      </w:r>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ins w:author="Anonymous" w:id="11" w:date="2016-09-28T06:28:24Z"/>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    }</w:t>
      </w:r>
      <w:ins w:author="Anonymous" w:id="11" w:date="2016-09-28T06:28:24Z">
        <w:r w:rsidDel="00000000" w:rsidR="00000000" w:rsidRPr="00000000">
          <w:rPr>
            <w:rtl w:val="0"/>
          </w:rPr>
        </w:r>
      </w:ins>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Change w:author="Anonymous" w:id="0" w:date="2016-09-28T06:28:24Z">
          <w:pPr>
            <w:numPr>
              <w:ilvl w:val="0"/>
              <w:numId w:val="2"/>
            </w:numPr>
            <w:spacing w:before="0" w:line="240" w:lineRule="auto"/>
            <w:ind w:left="720" w:firstLine="0"/>
            <w:contextualSpacing w:val="1"/>
          </w:pPr>
        </w:pPrChange>
      </w:pPr>
      <w:ins w:author="Anonymous" w:id="12" w:date="2016-09-28T06:28:26Z">
        <w:r w:rsidDel="00000000" w:rsidR="00000000" w:rsidRPr="00000000">
          <w:rPr>
            <w:rFonts w:ascii="Consolas" w:cs="Consolas" w:eastAsia="Consolas" w:hAnsi="Consolas"/>
            <w:sz w:val="20"/>
            <w:szCs w:val="20"/>
            <w:shd w:fill="d9d9d9" w:val="clear"/>
            <w:rtl w:val="0"/>
            <w:rPrChange w:author="Anonymous" w:id="13" w:date="2016-09-28T06:28:26Z">
              <w:rPr>
                <w:rFonts w:ascii="Consolas" w:cs="Consolas" w:eastAsia="Consolas" w:hAnsi="Consolas"/>
                <w:color w:val="000000"/>
                <w:sz w:val="20"/>
                <w:szCs w:val="20"/>
                <w:shd w:fill="d9d9d9" w:val="clear"/>
              </w:rPr>
            </w:rPrChange>
          </w:rPr>
          <w:t xml:space="preserve">}</w:t>
        </w:r>
      </w:ins>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newLength = length + spaceCount * 2;</w:t>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str[newLength] = ‘\0’;</w:t>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length-1; i &gt;= 0; i--) {</w:t>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if (str[i] ==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str[newLength-1] = ‘0’;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str[newLength-2] =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str[newLength-3]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 newLength -= 3;</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 else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str[newLength -1] = str[i];</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newLength--;</w:t>
      </w:r>
      <w:r w:rsidDel="00000000" w:rsidR="00000000" w:rsidRPr="00000000">
        <w:rPr>
          <w:rtl w:val="0"/>
        </w:rPr>
      </w:r>
    </w:p>
    <w:p w:rsidR="00000000" w:rsidDel="00000000" w:rsidP="00000000" w:rsidRDefault="00000000" w:rsidRPr="00000000">
      <w:pPr>
        <w:spacing w:line="240" w:lineRule="auto"/>
        <w:ind w:left="720" w:firstLine="0"/>
        <w:contextualSpacing w:val="0"/>
        <w:rPr>
          <w:ins w:author="Anonymous" w:id="15" w:date="2016-09-28T06:28:41Z"/>
          <w:rFonts w:ascii="Consolas" w:cs="Consolas" w:eastAsia="Consolas" w:hAnsi="Consolas"/>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    }</w:t>
      </w:r>
      <w:ins w:author="Anonymous" w:id="15" w:date="2016-09-28T06:28:41Z">
        <w:r w:rsidDel="00000000" w:rsidR="00000000" w:rsidRPr="00000000">
          <w:rPr>
            <w:rtl w:val="0"/>
          </w:rPr>
        </w:r>
      </w:ins>
    </w:p>
    <w:p w:rsidR="00000000" w:rsidDel="00000000" w:rsidP="00000000" w:rsidRDefault="00000000" w:rsidRPr="00000000">
      <w:pPr>
        <w:spacing w:line="240" w:lineRule="auto"/>
        <w:ind w:left="720" w:firstLine="0"/>
        <w:contextualSpacing w:val="0"/>
        <w:rPr/>
      </w:pPr>
      <w:ins w:author="Anonymous" w:id="15" w:date="2016-09-28T06:28:41Z">
        <w:r w:rsidDel="00000000" w:rsidR="00000000" w:rsidRPr="00000000">
          <w:rPr>
            <w:rFonts w:ascii="Consolas" w:cs="Consolas" w:eastAsia="Consolas" w:hAnsi="Consolas"/>
            <w:sz w:val="20"/>
            <w:szCs w:val="20"/>
            <w:shd w:fill="d9d9d9" w:val="clear"/>
            <w:rtl w:val="0"/>
            <w:rPrChange w:author="Anonymous" w:id="16" w:date="2016-09-28T06:28:41Z">
              <w:rPr>
                <w:rFonts w:ascii="Consolas" w:cs="Consolas" w:eastAsia="Consolas" w:hAnsi="Consolas"/>
                <w:color w:val="000000"/>
                <w:sz w:val="20"/>
                <w:szCs w:val="20"/>
                <w:shd w:fill="d9d9d9" w:val="clear"/>
              </w:rPr>
            </w:rPrChange>
          </w:rPr>
          <w:t xml:space="preserve">}</w:t>
        </w:r>
      </w:ins>
      <w:r w:rsidDel="00000000" w:rsidR="00000000" w:rsidRPr="00000000">
        <w:rPr>
          <w:rtl w:val="0"/>
        </w:rPr>
      </w:r>
    </w:p>
    <w:p w:rsidR="00000000" w:rsidDel="00000000" w:rsidP="00000000" w:rsidRDefault="00000000" w:rsidRPr="00000000">
      <w:pPr>
        <w:numPr>
          <w:ilvl w:val="0"/>
          <w:numId w:val="2"/>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w:t>
      </w:r>
    </w:p>
    <w:p w:rsidR="00000000" w:rsidDel="00000000" w:rsidP="00000000" w:rsidRDefault="00000000" w:rsidRPr="00000000">
      <w:pPr>
        <w:numPr>
          <w:ilvl w:val="0"/>
          <w:numId w:val="9"/>
        </w:numPr>
        <w:spacing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 (http://www.programminginterview.com/content/strings)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ver 1</w:t>
      </w:r>
      <w:r w:rsidDel="00000000" w:rsidR="00000000" w:rsidRPr="00000000">
        <w:rPr>
          <w:rtl w:val="0"/>
        </w:rPr>
      </w:r>
    </w:p>
    <w:p w:rsidR="00000000" w:rsidDel="00000000" w:rsidP="00000000" w:rsidRDefault="00000000" w:rsidRPr="00000000">
      <w:pPr>
        <w:numPr>
          <w:ilvl w:val="0"/>
          <w:numId w:val="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Identify the words by token scanning</w:t>
      </w:r>
    </w:p>
    <w:p w:rsidR="00000000" w:rsidDel="00000000" w:rsidP="00000000" w:rsidRDefault="00000000" w:rsidRPr="00000000">
      <w:pPr>
        <w:numPr>
          <w:ilvl w:val="0"/>
          <w:numId w:val="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Put them on a stack scanning the string from left to right</w:t>
      </w:r>
    </w:p>
    <w:p w:rsidR="00000000" w:rsidDel="00000000" w:rsidP="00000000" w:rsidRDefault="00000000" w:rsidRPr="00000000">
      <w:pPr>
        <w:numPr>
          <w:ilvl w:val="0"/>
          <w:numId w:val="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Pop them back off to get the words you inserted in reverse order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Even though that solution would work, it requires a lot of additional space.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ver 2 (in linear time and in-place)</w:t>
      </w:r>
      <w:r w:rsidDel="00000000" w:rsidR="00000000" w:rsidRPr="00000000">
        <w:rPr>
          <w:rtl w:val="0"/>
        </w:rPr>
      </w:r>
    </w:p>
    <w:p w:rsidR="00000000" w:rsidDel="00000000" w:rsidP="00000000" w:rsidRDefault="00000000" w:rsidRPr="00000000">
      <w:pPr>
        <w:numPr>
          <w:ilvl w:val="0"/>
          <w:numId w:val="14"/>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Reversing the whole string gets the words to their correct relative positions. However, for words that are longer than one character, their letters appear in reverse order. For example, “ram is costly” reversed yields “yltsoc si mar”</w:t>
      </w:r>
    </w:p>
    <w:p w:rsidR="00000000" w:rsidDel="00000000" w:rsidP="00000000" w:rsidRDefault="00000000" w:rsidRPr="00000000">
      <w:pPr>
        <w:numPr>
          <w:ilvl w:val="0"/>
          <w:numId w:val="5"/>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So the next step is reversing the individual words.</w:t>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void reverseString(char* str, int start, int end)  // Reverse string in-place in O(n)</w:t>
        <w:br w:type="textWrapping"/>
        <w:t xml:space="preserve">{</w:t>
        <w:br w:type="textWrapping"/>
        <w:t xml:space="preserve">    if (str == NULL) return;</w:t>
        <w:br w:type="textWrapping"/>
        <w:t xml:space="preserve">    while (start &lt; end) {</w:t>
        <w:br w:type="textWrapping"/>
        <w:t xml:space="preserve">        char temp  = str[start];</w:t>
        <w:br w:type="textWrapping"/>
        <w:t xml:space="preserve">        str[start]  = str[end];</w:t>
        <w:br w:type="textWrapping"/>
        <w:t xml:space="preserve">        str[end] = temp;</w:t>
        <w:br w:type="textWrapping"/>
        <w:t xml:space="preserve">        start++;</w:t>
        <w:br w:type="textWrapping"/>
        <w:t xml:space="preserve">        end--; }</w:t>
        <w:br w:type="textWrapping"/>
        <w:t xml:space="preserve">    }</w:t>
        <w:br w:type="textWrapping"/>
        <w:t xml:space="preserve">}</w:t>
        <w:br w:type="textWrapping"/>
        <w:t xml:space="preserve"> void reverseWords(char* input)</w:t>
        <w:br w:type="textWrapping"/>
        <w:t xml:space="preserve">{</w:t>
        <w:br w:type="textWrapping"/>
        <w:t xml:space="preserve">   reverseString(input, 0, strlen(input) - 1); // First reverse the entire string</w:t>
        <w:br w:type="textWrapping"/>
        <w:t xml:space="preserve">    // Reverse each word</w:t>
        <w:br w:type="textWrapping"/>
        <w:t xml:space="preserve">    int startWord = 0;</w:t>
        <w:br w:type="textWrapping"/>
        <w:t xml:space="preserve">    for (int i = 0; i &lt;= strlen(input); i++) {</w:t>
        <w:br w:type="textWrapping"/>
        <w:t xml:space="preserve">        if (input[i] == ' ' || input[i] == 0) {</w:t>
        <w:br w:type="textWrapping"/>
        <w:t xml:space="preserve">            reverseString(input, startWord, i - 1);</w:t>
        <w:br w:type="textWrapping"/>
        <w:t xml:space="preserve">            startWord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numPr>
          <w:ilvl w:val="0"/>
          <w:numId w:val="9"/>
        </w:numPr>
        <w:spacing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ind w:left="720" w:firstLine="0"/>
        <w:contextualSpacing w:val="0"/>
        <w:rPr>
          <w:ins w:author="Anonymous" w:id="17" w:date="2016-09-28T06:44:45Z"/>
          <w:color w:val="000000"/>
          <w:shd w:fill="d9d9d9" w:val="clear"/>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ins w:author="Anonymous" w:id="17" w:date="2016-09-28T06:44:45Z">
        <w:r w:rsidDel="00000000" w:rsidR="00000000" w:rsidRPr="00000000">
          <w:rPr>
            <w:rtl w:val="0"/>
          </w:rPr>
        </w:r>
      </w:ins>
    </w:p>
    <w:p w:rsidR="00000000" w:rsidDel="00000000" w:rsidP="00000000" w:rsidRDefault="00000000" w:rsidRPr="00000000">
      <w:pPr>
        <w:ind w:left="720" w:firstLine="0"/>
        <w:contextualSpacing w:val="0"/>
        <w:rPr/>
      </w:pPr>
      <w:ins w:author="Anonymous" w:id="17" w:date="2016-09-28T06:44:45Z">
        <w:r w:rsidDel="00000000" w:rsidR="00000000" w:rsidRPr="00000000">
          <w:rPr>
            <w:shd w:fill="d9d9d9" w:val="clear"/>
            <w:rtl w:val="0"/>
            <w:rPrChange w:author="Anonymous" w:id="18" w:date="2016-09-28T06:44:45Z">
              <w:rPr>
                <w:color w:val="000000"/>
                <w:shd w:fill="d9d9d9" w:val="clear"/>
              </w:rPr>
            </w:rPrChange>
          </w:rPr>
          <w:t xml:space="preserve">A good question to ask is whether</w:t>
        </w:r>
      </w:ins>
      <w:ins w:author="Anonymous" w:id="19" w:date="2016-09-28T06:44:49Z">
        <w:r w:rsidDel="00000000" w:rsidR="00000000" w:rsidRPr="00000000">
          <w:rPr>
            <w:color w:val="000000"/>
            <w:shd w:fill="d9d9d9" w:val="clear"/>
            <w:rtl w:val="0"/>
          </w:rPr>
          <w:t xml:space="preserve"> </w:t>
        </w:r>
      </w:ins>
      <w:ins w:author="Anonymous" w:id="20" w:date="2016-09-28T06:45:04Z">
        <w:r w:rsidDel="00000000" w:rsidR="00000000" w:rsidRPr="00000000">
          <w:rPr>
            <w:color w:val="000000"/>
            <w:shd w:fill="d9d9d9" w:val="clear"/>
            <w:rtl w:val="0"/>
          </w:rPr>
          <w:t xml:space="preserve">all characters in the input string are unique</w:t>
        </w:r>
      </w:ins>
      <w:ins w:author="Anonymous" w:id="21" w:date="2016-09-28T06:45:25Z">
        <w:r w:rsidDel="00000000" w:rsidR="00000000" w:rsidRPr="00000000">
          <w:rPr>
            <w:color w:val="000000"/>
            <w:shd w:fill="d9d9d9" w:val="clear"/>
            <w:rtl w:val="0"/>
          </w:rPr>
          <w:t xml:space="preserve">, and if not, whether we must suppress identical output permutations</w:t>
        </w:r>
      </w:ins>
      <w:ins w:author="Anonymous" w:id="22" w:date="2016-09-28T06:45:29Z">
        <w:r w:rsidDel="00000000" w:rsidR="00000000" w:rsidRPr="00000000">
          <w:rPr>
            <w:color w:val="000000"/>
            <w:shd w:fill="d9d9d9" w:val="clear"/>
            <w:rtl w:val="0"/>
          </w:rPr>
          <w:t xml:space="preserve">.</w:t>
        </w:r>
      </w:ins>
      <w:ins w:author="Anonymous" w:id="23" w:date="2016-09-28T06:45:53Z">
        <w:r w:rsidDel="00000000" w:rsidR="00000000" w:rsidRPr="00000000">
          <w:rPr>
            <w:color w:val="000000"/>
            <w:shd w:fill="d9d9d9" w:val="clear"/>
            <w:rtl w:val="0"/>
          </w:rPr>
          <w:t xml:space="preserve">  For now, we assume all </w:t>
        </w:r>
      </w:ins>
      <w:ins w:author="Anonymous" w:id="24" w:date="2016-09-28T06:46:00Z">
        <w:r w:rsidDel="00000000" w:rsidR="00000000" w:rsidRPr="00000000">
          <w:rPr>
            <w:color w:val="000000"/>
            <w:shd w:fill="d9d9d9" w:val="clear"/>
            <w:rtl w:val="0"/>
          </w:rPr>
          <w:t xml:space="preserve">input chars are unique</w:t>
        </w:r>
      </w:ins>
      <w:ins w:author="Anonymous" w:id="25" w:date="2016-09-28T06:46:03Z">
        <w:r w:rsidDel="00000000" w:rsidR="00000000" w:rsidRPr="00000000">
          <w:rPr>
            <w:color w:val="000000"/>
            <w:shd w:fill="d9d9d9" w:val="clear"/>
            <w:rtl w:val="0"/>
          </w:rPr>
          <w:t xml:space="preserve">.</w:t>
        </w:r>
      </w:ins>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remove the first character and recurse to get all permutations of length N-1, then we insert that first character into N-1 length strings and obtain all permutations of length N . The complexity is O(N!) because there are N! possible permutations of a string with length N, so it’s optimal. I wouldn’t recommend executing it for strings longer than 10-12 characters though, it’ll take a long time. Not because it’s inefficient, but inherently there are just too many permutations.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def permutations(word):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if len(word) == 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return [word]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#get all permutations of length N-1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perms = permutations( word[1:]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char = word[0]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result = [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#iterate over all permutations of length N-1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for perm in perms: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#insert the character into every possible location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for i in range( len( perm)+1):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result.append( perm[:i] + char + perm[i:])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rFonts w:ascii="Consolas" w:cs="Consolas" w:eastAsia="Consolas" w:hAnsi="Consolas"/>
          <w:color w:val="0000ff"/>
          <w:shd w:fill="d9d9d9" w:val="clear"/>
        </w:rPr>
      </w:pPr>
      <w:r w:rsidDel="00000000" w:rsidR="00000000" w:rsidRPr="00000000">
        <w:rPr>
          <w:rFonts w:ascii="Consolas" w:cs="Consolas" w:eastAsia="Consolas" w:hAnsi="Consolas"/>
          <w:color w:val="0000ff"/>
          <w:shd w:fill="d9d9d9" w:val="clear"/>
          <w:rtl w:val="0"/>
        </w:rPr>
        <w:t xml:space="preserve">return result</w:t>
      </w:r>
    </w:p>
    <w:p w:rsidR="00000000" w:rsidDel="00000000" w:rsidP="00000000" w:rsidRDefault="00000000" w:rsidRPr="00000000">
      <w:pPr>
        <w:ind w:left="720" w:firstLine="0"/>
        <w:contextualSpacing w:val="0"/>
        <w:rPr>
          <w:rFonts w:ascii="Consolas" w:cs="Consolas" w:eastAsia="Consolas" w:hAnsi="Consolas"/>
          <w:color w:val="0000ff"/>
          <w:shd w:fill="d9d9d9" w:val="clear"/>
        </w:rPr>
      </w:pPr>
      <w:r w:rsidDel="00000000" w:rsidR="00000000" w:rsidRPr="00000000">
        <w:rPr>
          <w:rtl w:val="0"/>
        </w:rPr>
      </w:r>
    </w:p>
    <w:p w:rsidR="00000000" w:rsidDel="00000000" w:rsidP="00000000" w:rsidRDefault="00000000" w:rsidRPr="00000000">
      <w:pPr>
        <w:ind w:left="720" w:firstLine="0"/>
        <w:contextualSpacing w:val="0"/>
        <w:rPr>
          <w:rFonts w:ascii="Consolas" w:cs="Consolas" w:eastAsia="Consolas" w:hAnsi="Consolas"/>
          <w:sz w:val="20"/>
          <w:szCs w:val="20"/>
          <w:shd w:fill="d9d9d9" w:val="clear"/>
        </w:rPr>
      </w:pPr>
      <w:r w:rsidDel="00000000" w:rsidR="00000000" w:rsidRPr="00000000">
        <w:rPr>
          <w:rFonts w:ascii="Consolas" w:cs="Consolas" w:eastAsia="Consolas" w:hAnsi="Consolas"/>
          <w:sz w:val="20"/>
          <w:szCs w:val="20"/>
          <w:shd w:fill="d9d9d9" w:val="clear"/>
          <w:rtl w:val="0"/>
        </w:rPr>
        <w:t xml:space="preserve">The above solution uses O(N!) space as well as O(N!) time.  Here is a version in C which only uses the space for the original string.</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void swap(char* a, char* b) {</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char t = *a;  *a = *b;  *b = t;</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void permute_aux(char *orig, char *str, int len)</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int i;</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if (len == 0) return;</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if (len == 1) {           </w:t>
        <w:tab/>
        <w:t xml:space="preserve">/* bottom of recursion, print! */</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ab/>
        <w:t xml:space="preserve">printf("%s\n", orig);</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ab/>
        <w:t xml:space="preserve">return;</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permute_aux(orig, str+1, len-1);</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for (i = 1; i &lt; len; i++) {</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ab/>
        <w:t xml:space="preserve">swap(&amp;str[0], &amp;str[i]);</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ab/>
        <w:t xml:space="preserve">permute_aux(orig, str+1, len-1);</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ab/>
        <w:t xml:space="preserve">swap(&amp;str[0], &amp;str[i]);</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void permute(char *str, int len)</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  permute_aux(str, str, len);</w:t>
      </w:r>
    </w:p>
    <w:p w:rsidR="00000000" w:rsidDel="00000000" w:rsidP="00000000" w:rsidRDefault="00000000" w:rsidRPr="00000000">
      <w:pPr>
        <w:spacing w:line="240" w:lineRule="auto"/>
        <w:ind w:left="720" w:firstLine="0"/>
        <w:contextualSpacing w:val="0"/>
        <w:rPr>
          <w:rFonts w:ascii="Consolas" w:cs="Consolas" w:eastAsia="Consolas" w:hAnsi="Consolas"/>
          <w:color w:val="0000ff"/>
          <w:sz w:val="20"/>
          <w:szCs w:val="20"/>
          <w:shd w:fill="d9d9d9" w:val="clear"/>
        </w:rPr>
      </w:pPr>
      <w:r w:rsidDel="00000000" w:rsidR="00000000" w:rsidRPr="00000000">
        <w:rPr>
          <w:rFonts w:ascii="Consolas" w:cs="Consolas" w:eastAsia="Consolas" w:hAnsi="Consolas"/>
          <w:color w:val="0000ff"/>
          <w:sz w:val="20"/>
          <w:szCs w:val="20"/>
          <w:shd w:fill="d9d9d9" w:val="clear"/>
          <w:rtl w:val="0"/>
        </w:rPr>
        <w:t xml:space="preserve">}</w:t>
      </w:r>
    </w:p>
    <w:p w:rsidR="00000000" w:rsidDel="00000000" w:rsidP="00000000" w:rsidRDefault="00000000" w:rsidRPr="00000000">
      <w:pPr>
        <w:numPr>
          <w:ilvl w:val="0"/>
          <w:numId w:val="9"/>
        </w:numPr>
        <w:spacing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NOTE: One or two additional variables are fine. An extra copy of the array is not. Write the test cases for this method.</w:t>
      </w:r>
      <w:r w:rsidDel="00000000" w:rsidR="00000000" w:rsidRPr="00000000">
        <w:rPr>
          <w:rtl w:val="0"/>
        </w:rPr>
      </w:r>
    </w:p>
    <w:p w:rsidR="00000000" w:rsidDel="00000000" w:rsidP="00000000" w:rsidRDefault="00000000" w:rsidRPr="00000000">
      <w:pPr>
        <w:spacing w:after="280" w:line="240" w:lineRule="auto"/>
        <w:ind w:left="720" w:firstLine="0"/>
        <w:contextualSpacing w:val="0"/>
        <w:jc w:val="both"/>
        <w:rPr>
          <w:sz w:val="20"/>
          <w:szCs w:val="20"/>
        </w:rPr>
      </w:pPr>
      <w:r w:rsidDel="00000000" w:rsidR="00000000" w:rsidRPr="00000000">
        <w:rPr>
          <w:color w:val="000000"/>
          <w:sz w:val="20"/>
          <w:szCs w:val="20"/>
          <w:u w:val="single"/>
          <w:shd w:fill="d9d9d9" w:val="clear"/>
          <w:rtl w:val="0"/>
        </w:rPr>
        <w:t xml:space="preserve">Solution</w:t>
      </w:r>
      <w:r w:rsidDel="00000000" w:rsidR="00000000" w:rsidRPr="00000000">
        <w:rPr>
          <w:color w:val="000000"/>
          <w:sz w:val="20"/>
          <w:szCs w:val="20"/>
          <w:shd w:fill="d9d9d9" w:val="clear"/>
          <w:rtl w:val="0"/>
        </w:rPr>
        <w:t xml:space="preserve">: Set or HashTable data structure perfectly suits our purpose. It stores keys and provides constant time search for key existence. So, we’ll loop over the characters of the string, and at each iteration we’ll check whether we have seen the current character before by searching the set. If it’s in the set then it means we’ve seen it before, so we ignore it. Otherwise, we include it in the result and add it to the set to keep track for future reference. The code is easier to understand:</w:t>
      </w:r>
      <w:r w:rsidDel="00000000" w:rsidR="00000000" w:rsidRPr="00000000">
        <w:rPr>
          <w:rtl w:val="0"/>
        </w:rPr>
      </w:r>
    </w:p>
    <w:tbl>
      <w:tblPr>
        <w:tblStyle w:val="Table1"/>
        <w:bidiVisual w:val="0"/>
        <w:tblW w:w="9360.0" w:type="dxa"/>
        <w:jc w:val="left"/>
        <w:tblInd w:w="-100.0" w:type="dxa"/>
        <w:tblLayout w:type="fixed"/>
        <w:tblLook w:val="0600"/>
      </w:tblPr>
      <w:tblGrid>
        <w:gridCol w:w="9360"/>
        <w:tblGridChange w:id="0">
          <w:tblGrid>
            <w:gridCol w:w="9360"/>
          </w:tblGrid>
        </w:tblGridChange>
      </w:tblGrid>
      <w:tr>
        <w:tc>
          <w:tcPr>
            <w:tcMar>
              <w:left w:w="100.0" w:type="dxa"/>
              <w:right w:w="100.0" w:type="dxa"/>
            </w:tcMar>
          </w:tcPr>
          <w:p w:rsidR="00000000" w:rsidDel="00000000" w:rsidP="00000000" w:rsidRDefault="00000000" w:rsidRPr="00000000">
            <w:pPr>
              <w:spacing w:after="340" w:line="240" w:lineRule="auto"/>
              <w:ind w:left="720" w:firstLine="0"/>
              <w:contextualSpacing w:val="0"/>
              <w:rPr>
                <w:sz w:val="20"/>
                <w:szCs w:val="20"/>
              </w:rPr>
            </w:pPr>
            <w:r w:rsidDel="00000000" w:rsidR="00000000" w:rsidRPr="00000000">
              <w:rPr>
                <w:rFonts w:ascii="Consolas" w:cs="Consolas" w:eastAsia="Consolas" w:hAnsi="Consolas"/>
                <w:b w:val="1"/>
                <w:color w:val="ff7700"/>
                <w:sz w:val="20"/>
                <w:szCs w:val="20"/>
                <w:shd w:fill="d9d9d9" w:val="clear"/>
                <w:rtl w:val="0"/>
              </w:rPr>
              <w:t xml:space="preserve">def</w:t>
            </w:r>
            <w:r w:rsidDel="00000000" w:rsidR="00000000" w:rsidRPr="00000000">
              <w:rPr>
                <w:rFonts w:ascii="Consolas" w:cs="Consolas" w:eastAsia="Consolas" w:hAnsi="Consolas"/>
                <w:color w:val="222222"/>
                <w:sz w:val="20"/>
                <w:szCs w:val="20"/>
                <w:shd w:fill="d9d9d9" w:val="clear"/>
                <w:rtl w:val="0"/>
              </w:rPr>
              <w:t xml:space="preserve"> removeDuplicates</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dc143c"/>
                <w:sz w:val="20"/>
                <w:szCs w:val="20"/>
                <w:shd w:fill="d9d9d9" w:val="clear"/>
                <w:rtl w:val="0"/>
              </w:rPr>
              <w:t xml:space="preserve">string</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t xml:space="preserve">:</w:t>
              <w:br w:type="textWrapping"/>
              <w:t xml:space="preserve">    result</w:t>
            </w:r>
            <w:r w:rsidDel="00000000" w:rsidR="00000000" w:rsidRPr="00000000">
              <w:rPr>
                <w:rFonts w:ascii="Consolas" w:cs="Consolas" w:eastAsia="Consolas" w:hAnsi="Consolas"/>
                <w:color w:val="66cc66"/>
                <w:sz w:val="20"/>
                <w:szCs w:val="20"/>
                <w:shd w:fill="d9d9d9" w:val="clear"/>
                <w:rtl w:val="0"/>
              </w:rPr>
              <w:t xml:space="preserve">=</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seen</w:t>
            </w:r>
            <w:r w:rsidDel="00000000" w:rsidR="00000000" w:rsidRPr="00000000">
              <w:rPr>
                <w:rFonts w:ascii="Consolas" w:cs="Consolas" w:eastAsia="Consolas" w:hAnsi="Consolas"/>
                <w:color w:val="66cc66"/>
                <w:sz w:val="20"/>
                <w:szCs w:val="20"/>
                <w:shd w:fill="d9d9d9" w:val="clear"/>
                <w:rtl w:val="0"/>
              </w:rPr>
              <w:t xml:space="preserve">=</w:t>
            </w:r>
            <w:r w:rsidDel="00000000" w:rsidR="00000000" w:rsidRPr="00000000">
              <w:rPr>
                <w:rFonts w:ascii="Consolas" w:cs="Consolas" w:eastAsia="Consolas" w:hAnsi="Consolas"/>
                <w:color w:val="008000"/>
                <w:sz w:val="20"/>
                <w:szCs w:val="20"/>
                <w:shd w:fill="d9d9d9" w:val="clear"/>
                <w:rtl w:val="0"/>
              </w:rPr>
              <w:t xml:space="preserve">set</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w:t>
            </w:r>
            <w:r w:rsidDel="00000000" w:rsidR="00000000" w:rsidRPr="00000000">
              <w:rPr>
                <w:rFonts w:ascii="Consolas" w:cs="Consolas" w:eastAsia="Consolas" w:hAnsi="Consolas"/>
                <w:b w:val="1"/>
                <w:color w:val="ff7700"/>
                <w:sz w:val="20"/>
                <w:szCs w:val="20"/>
                <w:shd w:fill="d9d9d9" w:val="clear"/>
                <w:rtl w:val="0"/>
              </w:rPr>
              <w:t xml:space="preserve">for</w:t>
            </w:r>
            <w:r w:rsidDel="00000000" w:rsidR="00000000" w:rsidRPr="00000000">
              <w:rPr>
                <w:rFonts w:ascii="Consolas" w:cs="Consolas" w:eastAsia="Consolas" w:hAnsi="Consolas"/>
                <w:color w:val="222222"/>
                <w:sz w:val="20"/>
                <w:szCs w:val="20"/>
                <w:shd w:fill="d9d9d9" w:val="clear"/>
                <w:rtl w:val="0"/>
              </w:rPr>
              <w:t xml:space="preserve"> char </w:t>
            </w:r>
            <w:r w:rsidDel="00000000" w:rsidR="00000000" w:rsidRPr="00000000">
              <w:rPr>
                <w:rFonts w:ascii="Consolas" w:cs="Consolas" w:eastAsia="Consolas" w:hAnsi="Consolas"/>
                <w:b w:val="1"/>
                <w:color w:val="ff7700"/>
                <w:sz w:val="20"/>
                <w:szCs w:val="20"/>
                <w:shd w:fill="d9d9d9" w:val="clear"/>
                <w:rtl w:val="0"/>
              </w:rPr>
              <w:t xml:space="preserve">in</w:t>
            </w:r>
            <w:r w:rsidDel="00000000" w:rsidR="00000000" w:rsidRPr="00000000">
              <w:rPr>
                <w:rFonts w:ascii="Consolas" w:cs="Consolas" w:eastAsia="Consolas" w:hAnsi="Consolas"/>
                <w:color w:val="222222"/>
                <w:sz w:val="20"/>
                <w:szCs w:val="20"/>
                <w:shd w:fill="d9d9d9" w:val="clear"/>
                <w:rtl w:val="0"/>
              </w:rPr>
              <w:t xml:space="preserve"> </w:t>
            </w:r>
            <w:r w:rsidDel="00000000" w:rsidR="00000000" w:rsidRPr="00000000">
              <w:rPr>
                <w:rFonts w:ascii="Consolas" w:cs="Consolas" w:eastAsia="Consolas" w:hAnsi="Consolas"/>
                <w:color w:val="dc143c"/>
                <w:sz w:val="20"/>
                <w:szCs w:val="20"/>
                <w:shd w:fill="d9d9d9" w:val="clear"/>
                <w:rtl w:val="0"/>
              </w:rPr>
              <w:t xml:space="preserve">string</w:t>
            </w:r>
            <w:r w:rsidDel="00000000" w:rsidR="00000000" w:rsidRPr="00000000">
              <w:rPr>
                <w:rFonts w:ascii="Consolas" w:cs="Consolas" w:eastAsia="Consolas" w:hAnsi="Consolas"/>
                <w:color w:val="222222"/>
                <w:sz w:val="20"/>
                <w:szCs w:val="20"/>
                <w:shd w:fill="d9d9d9" w:val="clear"/>
                <w:rtl w:val="0"/>
              </w:rPr>
              <w:t xml:space="preserve">:</w:t>
              <w:br w:type="textWrapping"/>
              <w:t xml:space="preserve">        </w:t>
            </w:r>
            <w:r w:rsidDel="00000000" w:rsidR="00000000" w:rsidRPr="00000000">
              <w:rPr>
                <w:rFonts w:ascii="Consolas" w:cs="Consolas" w:eastAsia="Consolas" w:hAnsi="Consolas"/>
                <w:b w:val="1"/>
                <w:color w:val="ff7700"/>
                <w:sz w:val="20"/>
                <w:szCs w:val="20"/>
                <w:shd w:fill="d9d9d9" w:val="clear"/>
                <w:rtl w:val="0"/>
              </w:rPr>
              <w:t xml:space="preserve">if</w:t>
            </w:r>
            <w:r w:rsidDel="00000000" w:rsidR="00000000" w:rsidRPr="00000000">
              <w:rPr>
                <w:rFonts w:ascii="Consolas" w:cs="Consolas" w:eastAsia="Consolas" w:hAnsi="Consolas"/>
                <w:color w:val="222222"/>
                <w:sz w:val="20"/>
                <w:szCs w:val="20"/>
                <w:shd w:fill="d9d9d9" w:val="clear"/>
                <w:rtl w:val="0"/>
              </w:rPr>
              <w:t xml:space="preserve"> char </w:t>
            </w:r>
            <w:r w:rsidDel="00000000" w:rsidR="00000000" w:rsidRPr="00000000">
              <w:rPr>
                <w:rFonts w:ascii="Consolas" w:cs="Consolas" w:eastAsia="Consolas" w:hAnsi="Consolas"/>
                <w:b w:val="1"/>
                <w:color w:val="ff7700"/>
                <w:sz w:val="20"/>
                <w:szCs w:val="20"/>
                <w:shd w:fill="d9d9d9" w:val="clear"/>
                <w:rtl w:val="0"/>
              </w:rPr>
              <w:t xml:space="preserve">not</w:t>
            </w:r>
            <w:r w:rsidDel="00000000" w:rsidR="00000000" w:rsidRPr="00000000">
              <w:rPr>
                <w:rFonts w:ascii="Consolas" w:cs="Consolas" w:eastAsia="Consolas" w:hAnsi="Consolas"/>
                <w:color w:val="222222"/>
                <w:sz w:val="20"/>
                <w:szCs w:val="20"/>
                <w:shd w:fill="d9d9d9" w:val="clear"/>
                <w:rtl w:val="0"/>
              </w:rPr>
              <w:t xml:space="preserve"> </w:t>
            </w:r>
            <w:r w:rsidDel="00000000" w:rsidR="00000000" w:rsidRPr="00000000">
              <w:rPr>
                <w:rFonts w:ascii="Consolas" w:cs="Consolas" w:eastAsia="Consolas" w:hAnsi="Consolas"/>
                <w:b w:val="1"/>
                <w:color w:val="ff7700"/>
                <w:sz w:val="20"/>
                <w:szCs w:val="20"/>
                <w:shd w:fill="d9d9d9" w:val="clear"/>
                <w:rtl w:val="0"/>
              </w:rPr>
              <w:t xml:space="preserve">in</w:t>
            </w:r>
            <w:r w:rsidDel="00000000" w:rsidR="00000000" w:rsidRPr="00000000">
              <w:rPr>
                <w:rFonts w:ascii="Consolas" w:cs="Consolas" w:eastAsia="Consolas" w:hAnsi="Consolas"/>
                <w:color w:val="222222"/>
                <w:sz w:val="20"/>
                <w:szCs w:val="20"/>
                <w:shd w:fill="d9d9d9" w:val="clear"/>
                <w:rtl w:val="0"/>
              </w:rPr>
              <w:t xml:space="preserve"> seen:</w:t>
              <w:br w:type="textWrapping"/>
              <w:t xml:space="preserve">            seen.</w:t>
            </w:r>
            <w:r w:rsidDel="00000000" w:rsidR="00000000" w:rsidRPr="00000000">
              <w:rPr>
                <w:rFonts w:ascii="Consolas" w:cs="Consolas" w:eastAsia="Consolas" w:hAnsi="Consolas"/>
                <w:color w:val="000000"/>
                <w:sz w:val="20"/>
                <w:szCs w:val="20"/>
                <w:shd w:fill="d9d9d9" w:val="clear"/>
                <w:rtl w:val="0"/>
              </w:rPr>
              <w:t xml:space="preserve">add(</w:t>
            </w:r>
            <w:r w:rsidDel="00000000" w:rsidR="00000000" w:rsidRPr="00000000">
              <w:rPr>
                <w:rFonts w:ascii="Consolas" w:cs="Consolas" w:eastAsia="Consolas" w:hAnsi="Consolas"/>
                <w:color w:val="222222"/>
                <w:sz w:val="20"/>
                <w:szCs w:val="20"/>
                <w:shd w:fill="d9d9d9" w:val="clear"/>
                <w:rtl w:val="0"/>
              </w:rPr>
              <w:t xml:space="preserve">char</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result.</w:t>
            </w:r>
            <w:r w:rsidDel="00000000" w:rsidR="00000000" w:rsidRPr="00000000">
              <w:rPr>
                <w:rFonts w:ascii="Consolas" w:cs="Consolas" w:eastAsia="Consolas" w:hAnsi="Consolas"/>
                <w:color w:val="000000"/>
                <w:sz w:val="20"/>
                <w:szCs w:val="20"/>
                <w:shd w:fill="d9d9d9" w:val="clear"/>
                <w:rtl w:val="0"/>
              </w:rPr>
              <w:t xml:space="preserve">append(</w:t>
            </w:r>
            <w:r w:rsidDel="00000000" w:rsidR="00000000" w:rsidRPr="00000000">
              <w:rPr>
                <w:rFonts w:ascii="Consolas" w:cs="Consolas" w:eastAsia="Consolas" w:hAnsi="Consolas"/>
                <w:color w:val="222222"/>
                <w:sz w:val="20"/>
                <w:szCs w:val="20"/>
                <w:shd w:fill="d9d9d9" w:val="clear"/>
                <w:rtl w:val="0"/>
              </w:rPr>
              <w:t xml:space="preserve">char</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br w:type="textWrapping"/>
              <w:t xml:space="preserve">    </w:t>
            </w:r>
            <w:r w:rsidDel="00000000" w:rsidR="00000000" w:rsidRPr="00000000">
              <w:rPr>
                <w:rFonts w:ascii="Consolas" w:cs="Consolas" w:eastAsia="Consolas" w:hAnsi="Consolas"/>
                <w:b w:val="1"/>
                <w:color w:val="ff7700"/>
                <w:sz w:val="20"/>
                <w:szCs w:val="20"/>
                <w:shd w:fill="d9d9d9" w:val="clear"/>
                <w:rtl w:val="0"/>
              </w:rPr>
              <w:t xml:space="preserve">return</w:t>
            </w:r>
            <w:r w:rsidDel="00000000" w:rsidR="00000000" w:rsidRPr="00000000">
              <w:rPr>
                <w:rFonts w:ascii="Consolas" w:cs="Consolas" w:eastAsia="Consolas" w:hAnsi="Consolas"/>
                <w:color w:val="222222"/>
                <w:sz w:val="20"/>
                <w:szCs w:val="20"/>
                <w:shd w:fill="d9d9d9" w:val="clear"/>
                <w:rtl w:val="0"/>
              </w:rPr>
              <w:t xml:space="preserve"> </w:t>
            </w:r>
            <w:r w:rsidDel="00000000" w:rsidR="00000000" w:rsidRPr="00000000">
              <w:rPr>
                <w:rFonts w:ascii="Consolas" w:cs="Consolas" w:eastAsia="Consolas" w:hAnsi="Consolas"/>
                <w:color w:val="483d8b"/>
                <w:sz w:val="20"/>
                <w:szCs w:val="20"/>
                <w:shd w:fill="d9d9d9" w:val="clear"/>
                <w:rtl w:val="0"/>
              </w:rPr>
              <w:t xml:space="preserve">''</w:t>
            </w:r>
            <w:r w:rsidDel="00000000" w:rsidR="00000000" w:rsidRPr="00000000">
              <w:rPr>
                <w:rFonts w:ascii="Consolas" w:cs="Consolas" w:eastAsia="Consolas" w:hAnsi="Consolas"/>
                <w:color w:val="222222"/>
                <w:sz w:val="20"/>
                <w:szCs w:val="20"/>
                <w:shd w:fill="d9d9d9" w:val="clear"/>
                <w:rtl w:val="0"/>
              </w:rPr>
              <w:t xml:space="preserve">.</w:t>
            </w:r>
            <w:r w:rsidDel="00000000" w:rsidR="00000000" w:rsidRPr="00000000">
              <w:rPr>
                <w:rFonts w:ascii="Consolas" w:cs="Consolas" w:eastAsia="Consolas" w:hAnsi="Consolas"/>
                <w:color w:val="000000"/>
                <w:sz w:val="20"/>
                <w:szCs w:val="20"/>
                <w:shd w:fill="d9d9d9" w:val="clear"/>
                <w:rtl w:val="0"/>
              </w:rPr>
              <w:t xml:space="preserve">join(</w:t>
            </w:r>
            <w:r w:rsidDel="00000000" w:rsidR="00000000" w:rsidRPr="00000000">
              <w:rPr>
                <w:rFonts w:ascii="Consolas" w:cs="Consolas" w:eastAsia="Consolas" w:hAnsi="Consolas"/>
                <w:color w:val="222222"/>
                <w:sz w:val="20"/>
                <w:szCs w:val="20"/>
                <w:shd w:fill="d9d9d9" w:val="clear"/>
                <w:rtl w:val="0"/>
              </w:rPr>
              <w:t xml:space="preserve">result</w:t>
            </w:r>
            <w:r w:rsidDel="00000000" w:rsidR="00000000" w:rsidRPr="00000000">
              <w:rPr>
                <w:rFonts w:ascii="Consolas" w:cs="Consolas" w:eastAsia="Consolas" w:hAnsi="Consolas"/>
                <w:color w:val="000000"/>
                <w:sz w:val="20"/>
                <w:szCs w:val="20"/>
                <w:shd w:fill="d9d9d9" w:val="clear"/>
                <w:rtl w:val="0"/>
              </w:rPr>
              <w:t xml:space="preserve">)</w:t>
            </w:r>
            <w:r w:rsidDel="00000000" w:rsidR="00000000" w:rsidRPr="00000000">
              <w:rPr>
                <w:rtl w:val="0"/>
              </w:rPr>
            </w:r>
          </w:p>
        </w:tc>
      </w:tr>
    </w:tbl>
    <w:p w:rsidR="00000000" w:rsidDel="00000000" w:rsidP="00000000" w:rsidRDefault="00000000" w:rsidRPr="00000000">
      <w:pPr>
        <w:spacing w:after="280" w:line="240" w:lineRule="auto"/>
        <w:ind w:left="720" w:firstLine="0"/>
        <w:contextualSpacing w:val="0"/>
        <w:jc w:val="both"/>
        <w:rPr>
          <w:sz w:val="20"/>
          <w:szCs w:val="20"/>
          <w:shd w:fill="d9d9d9" w:val="clear"/>
        </w:rPr>
      </w:pPr>
      <w:r w:rsidDel="00000000" w:rsidR="00000000" w:rsidRPr="00000000">
        <w:rPr>
          <w:color w:val="000000"/>
          <w:sz w:val="20"/>
          <w:szCs w:val="20"/>
          <w:shd w:fill="d9d9d9" w:val="clear"/>
          <w:rtl w:val="0"/>
        </w:rPr>
        <w:t xml:space="preserve">The time complexity of the algorithm is O(N) where N is the number of characters in the input string, because set supports O(1) insert and find. This is an optimal solution to one of the most common string interview questions. </w:t>
      </w:r>
      <w:r w:rsidDel="00000000" w:rsidR="00000000" w:rsidRPr="00000000">
        <w:rPr>
          <w:sz w:val="20"/>
          <w:szCs w:val="20"/>
          <w:u w:val="single"/>
          <w:shd w:fill="d9d9d9" w:val="clear"/>
          <w:rtl w:val="0"/>
        </w:rPr>
        <w:t xml:space="preserve">Note</w:t>
      </w:r>
      <w:r w:rsidDel="00000000" w:rsidR="00000000" w:rsidRPr="00000000">
        <w:rPr>
          <w:sz w:val="20"/>
          <w:szCs w:val="20"/>
          <w:shd w:fill="d9d9d9" w:val="clear"/>
          <w:rtl w:val="0"/>
        </w:rPr>
        <w:t xml:space="preserve">: Complexity of insert and find for set or hash table is language and implementation dependent. Average case is mostly constant, but worst case can be logarithmic or even linear. But in an interview setting I think it’s safe to assume constant time insert and find.</w:t>
      </w:r>
    </w:p>
    <w:p w:rsidR="00000000" w:rsidDel="00000000" w:rsidP="00000000" w:rsidRDefault="00000000" w:rsidRPr="00000000">
      <w:pPr>
        <w:ind w:left="720" w:firstLine="0"/>
        <w:contextualSpacing w:val="0"/>
        <w:rPr/>
      </w:pPr>
      <w:r w:rsidDel="00000000" w:rsidR="00000000" w:rsidRPr="00000000">
        <w:rPr>
          <w:rtl w:val="0"/>
        </w:rPr>
      </w:r>
    </w:p>
    <w:sectPr>
      <w:headerReference r:id="rId9" w:type="default"/>
      <w:footerReference r:id="rId10" w:type="default"/>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Vadim Karpusenko" w:id="0" w:date="2016-09-29T07:44:47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what if n is even? Say 4:</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i=1, j=2</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next iteration: i=2, j=1</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Or I missing something?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rPr/>
    </w:pPr>
    <w:fldSimple w:instr="PAGE" w:fldLock="0" w:dirty="0">
      <w:r w:rsidDel="00000000" w:rsidR="00000000" w:rsidRPr="00000000">
        <w:rPr/>
      </w:r>
    </w:fldSimple>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decimal"/>
      <w:lvlText w:val="%1."/>
      <w:lvlJc w:val="left"/>
      <w:pPr>
        <w:ind w:left="720" w:firstLine="1080"/>
      </w:pPr>
      <w:rPr>
        <w:rFonts w:ascii="Arial" w:cs="Arial" w:eastAsia="Arial" w:hAnsi="Arial"/>
        <w:color w:val="333333"/>
        <w:sz w:val="24"/>
        <w:szCs w:val="24"/>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02.png"/><Relationship Id="rId7" Type="http://schemas.openxmlformats.org/officeDocument/2006/relationships/image" Target="media/image05.png"/><Relationship Id="rId8" Type="http://schemas.openxmlformats.org/officeDocument/2006/relationships/image" Target="media/image04.png"/></Relationships>
</file>