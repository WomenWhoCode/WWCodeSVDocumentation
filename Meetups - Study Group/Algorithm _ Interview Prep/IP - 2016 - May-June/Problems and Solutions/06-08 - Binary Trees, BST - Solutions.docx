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b w:val="1"/>
          <w:sz w:val="20"/>
          <w:szCs w:val="20"/>
        </w:rPr>
      </w:pPr>
      <w:r w:rsidDel="00000000" w:rsidR="00000000" w:rsidRPr="00000000">
        <w:rPr>
          <w:rtl w:val="0"/>
        </w:rPr>
      </w:r>
    </w:p>
    <w:tbl>
      <w:tblPr>
        <w:tblStyle w:val="Table1"/>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Binary Trees, BST. Normal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p>
        </w:tc>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Binary Trees, BST. Advanced</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Create a binary tree from Mathematical Expression </w:t>
            </w:r>
            <w:r w:rsidDel="00000000" w:rsidR="00000000" w:rsidRPr="00000000">
              <w:rPr>
                <w:sz w:val="20"/>
                <w:szCs w:val="20"/>
                <w:rtl w:val="0"/>
              </w:rPr>
              <w:t xml:space="preserve">wo</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Diameter of a Tree </w:t>
            </w:r>
            <w:del w:author="Anonymous" w:id="0" w:date="2016-06-09T07:45:19Z">
              <w:r w:rsidDel="00000000" w:rsidR="00000000" w:rsidRPr="00000000">
                <w:rPr>
                  <w:sz w:val="20"/>
                  <w:szCs w:val="20"/>
                  <w:rtl w:val="0"/>
                </w:rPr>
                <w:delText xml:space="preserve">wo</w:delText>
              </w:r>
            </w:del>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Closest Node BST </w:t>
            </w:r>
            <w:r w:rsidDel="00000000" w:rsidR="00000000" w:rsidRPr="00000000">
              <w:rPr>
                <w:sz w:val="20"/>
                <w:szCs w:val="20"/>
                <w:rtl w:val="0"/>
              </w:rPr>
              <w:t xml:space="preserve">wo</w:t>
            </w:r>
            <w:r w:rsidDel="00000000" w:rsidR="00000000" w:rsidRPr="00000000">
              <w:rPr>
                <w:rtl w:val="0"/>
              </w:rPr>
            </w:r>
          </w:p>
        </w:tc>
      </w:tr>
    </w:tbl>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Binary Trees, BST. Normal</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4905375</wp:posOffset>
            </wp:positionH>
            <wp:positionV relativeFrom="paragraph">
              <wp:posOffset>0</wp:posOffset>
            </wp:positionV>
            <wp:extent cx="968375" cy="762000"/>
            <wp:effectExtent b="0" l="0" r="0" t="0"/>
            <wp:wrapSquare wrapText="bothSides" distB="114300" distT="114300" distL="114300" distR="114300"/>
            <wp:docPr descr="Sorted_binary_tree.png" id="1" name="image04.png"/>
            <a:graphic>
              <a:graphicData uri="http://schemas.openxmlformats.org/drawingml/2006/picture">
                <pic:pic>
                  <pic:nvPicPr>
                    <pic:cNvPr descr="Sorted_binary_tree.png" id="0" name="image04.png"/>
                    <pic:cNvPicPr preferRelativeResize="0"/>
                  </pic:nvPicPr>
                  <pic:blipFill>
                    <a:blip r:embed="rId5"/>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6"/>
        </w:numPr>
        <w:spacing w:after="0" w:before="0" w:lineRule="auto"/>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spacing w:line="331.2" w:lineRule="auto"/>
        <w:ind w:left="720" w:firstLine="0"/>
        <w:contextualSpacing w:val="0"/>
        <w:rPr/>
      </w:pPr>
      <w:r w:rsidDel="00000000" w:rsidR="00000000" w:rsidRPr="00000000">
        <w:rPr>
          <w:b w:val="1"/>
          <w:color w:val="000000"/>
          <w:sz w:val="16"/>
          <w:szCs w:val="16"/>
          <w:shd w:fill="efefef" w:val="clear"/>
          <w:rtl w:val="0"/>
        </w:rPr>
        <w:t xml:space="preserve">Tree Traversal</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In-order(DFS) : left-current-right  </w:t>
        <w:tab/>
        <w:tab/>
        <w:tab/>
        <w:tab/>
        <w:t xml:space="preserve">A B C E D F G H I</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Pre-order(DFS) : current-left-right                         output for example:   </w:t>
        <w:tab/>
        <w:t xml:space="preserve">F B A D C E G I H</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Post-order(DFS) : left-right-current</w:t>
        <w:tab/>
        <w:tab/>
        <w:tab/>
        <w:tab/>
        <w:t xml:space="preserve">A C E D B H I G 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Pseudocode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(http://en.wikipedia.org/wiki/Tree_traversal#Morris_in-order_traversal_using_threading)</w:t>
      </w:r>
      <w:r w:rsidDel="00000000" w:rsidR="00000000" w:rsidRPr="00000000">
        <w:rPr>
          <w:rtl w:val="0"/>
        </w:rPr>
      </w:r>
    </w:p>
    <w:p w:rsidR="00000000" w:rsidDel="00000000" w:rsidP="00000000" w:rsidRDefault="00000000" w:rsidRPr="00000000">
      <w:pPr>
        <w:spacing w:after="40" w:before="240" w:lineRule="auto"/>
        <w:ind w:left="720" w:firstLine="0"/>
        <w:contextualSpacing w:val="0"/>
        <w:rPr/>
      </w:pPr>
      <w:r w:rsidDel="00000000" w:rsidR="00000000" w:rsidRPr="00000000">
        <w:rPr>
          <w:color w:val="000000"/>
          <w:sz w:val="16"/>
          <w:szCs w:val="16"/>
          <w:u w:val="single"/>
          <w:shd w:fill="efefef" w:val="clear"/>
          <w:rtl w:val="0"/>
        </w:rPr>
        <w:t xml:space="preserve">Pre-order</w:t>
      </w:r>
      <w:r w:rsidDel="00000000" w:rsidR="00000000" w:rsidRPr="00000000">
        <w:rPr>
          <w:rtl w:val="0"/>
        </w:rPr>
      </w:r>
    </w:p>
    <w:tbl>
      <w:tblPr>
        <w:tblStyle w:val="Table2"/>
        <w:bidiVisual w:val="0"/>
        <w:tblW w:w="9360.0" w:type="dxa"/>
        <w:jc w:val="left"/>
        <w:tblInd w:w="-100.0" w:type="dxa"/>
        <w:tblLayout w:type="fixed"/>
        <w:tblLook w:val="0600"/>
      </w:tblPr>
      <w:tblGrid>
        <w:gridCol w:w="3187.5070555032926"/>
        <w:gridCol w:w="6172.492944496707"/>
        <w:tblGridChange w:id="0">
          <w:tblGrid>
            <w:gridCol w:w="3187.5070555032926"/>
            <w:gridCol w:w="6172.492944496707"/>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preorder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print(node)</w:t>
              <w:br w:type="textWrapping"/>
              <w:t xml:space="preserve">  preorder(node.left) </w:t>
              <w:br w:type="textWrapping"/>
              <w:t xml:space="preserve">  preorder(node.right)</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b w:val="1"/>
                <w:color w:val="000000"/>
                <w:sz w:val="16"/>
                <w:szCs w:val="16"/>
                <w:shd w:fill="efefef" w:val="clear"/>
                <w:rtl w:val="0"/>
              </w:rPr>
              <w:t xml:space="preserve">iterativePreorder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br w:type="textWrapping"/>
              <w:t xml:space="preserve">      print(node)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(node.right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parentStack.push(node.right) </w:t>
              <w:br w:type="textWrapping"/>
              <w:t xml:space="preserve">      node = node.left   </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t xml:space="preserve">     </w:t>
              <w:br w:type="textWrapping"/>
              <w:t xml:space="preserve">      node = parentStack.pop()</w:t>
            </w:r>
            <w:r w:rsidDel="00000000" w:rsidR="00000000" w:rsidRPr="00000000">
              <w:rPr>
                <w:rtl w:val="0"/>
              </w:rPr>
            </w:r>
          </w:p>
        </w:tc>
      </w:tr>
    </w:tbl>
    <w:p w:rsidR="00000000" w:rsidDel="00000000" w:rsidP="00000000" w:rsidRDefault="00000000" w:rsidRPr="00000000">
      <w:pPr>
        <w:spacing w:after="40" w:before="240" w:lineRule="auto"/>
        <w:ind w:left="720" w:firstLine="0"/>
        <w:contextualSpacing w:val="0"/>
        <w:rPr/>
      </w:pPr>
      <w:r w:rsidDel="00000000" w:rsidR="00000000" w:rsidRPr="00000000">
        <w:rPr>
          <w:color w:val="000000"/>
          <w:sz w:val="16"/>
          <w:szCs w:val="16"/>
          <w:u w:val="single"/>
          <w:shd w:fill="efefef" w:val="clear"/>
          <w:rtl w:val="0"/>
        </w:rPr>
        <w:t xml:space="preserve">In-order</w:t>
      </w:r>
      <w:r w:rsidDel="00000000" w:rsidR="00000000" w:rsidRPr="00000000">
        <w:rPr>
          <w:rtl w:val="0"/>
        </w:rPr>
      </w:r>
    </w:p>
    <w:tbl>
      <w:tblPr>
        <w:tblStyle w:val="Table3"/>
        <w:bidiVisual w:val="0"/>
        <w:tblW w:w="9360.0" w:type="dxa"/>
        <w:jc w:val="left"/>
        <w:tblInd w:w="-100.0" w:type="dxa"/>
        <w:tblLayout w:type="fixed"/>
        <w:tblLook w:val="0600"/>
      </w:tblPr>
      <w:tblGrid>
        <w:gridCol w:w="3498.523489932886"/>
        <w:gridCol w:w="5861.476510067114"/>
        <w:tblGridChange w:id="0">
          <w:tblGrid>
            <w:gridCol w:w="3498.523489932886"/>
            <w:gridCol w:w="5861.476510067114"/>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inorder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inorder(node.left)</w:t>
              <w:br w:type="textWrapping"/>
              <w:t xml:space="preserve">  print(node)</w:t>
              <w:br w:type="textWrapping"/>
              <w:t xml:space="preserve">  inorder(node.right)</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b w:val="1"/>
                <w:color w:val="000000"/>
                <w:sz w:val="16"/>
                <w:szCs w:val="16"/>
                <w:shd w:fill="efefef" w:val="clear"/>
                <w:rtl w:val="0"/>
              </w:rPr>
              <w:t xml:space="preserve">iterativeInorder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parentStack.push(node)</w:t>
              <w:br w:type="textWrapping"/>
              <w:t xml:space="preserve">      node = node.left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node = parentStack.pop()</w:t>
              <w:br w:type="textWrapping"/>
              <w:t xml:space="preserve">      print(node)</w:t>
              <w:br w:type="textWrapping"/>
              <w:t xml:space="preserve">      node = node.right</w:t>
              <w:br w:type="textWrapping"/>
            </w:r>
            <w:r w:rsidDel="00000000" w:rsidR="00000000" w:rsidRPr="00000000">
              <w:rPr>
                <w:rtl w:val="0"/>
              </w:rPr>
            </w:r>
          </w:p>
        </w:tc>
      </w:tr>
    </w:tbl>
    <w:p w:rsidR="00000000" w:rsidDel="00000000" w:rsidP="00000000" w:rsidRDefault="00000000" w:rsidRPr="00000000">
      <w:pPr>
        <w:spacing w:after="40" w:before="240" w:lineRule="auto"/>
        <w:ind w:left="720" w:firstLine="0"/>
        <w:contextualSpacing w:val="0"/>
        <w:rPr/>
      </w:pPr>
      <w:r w:rsidDel="00000000" w:rsidR="00000000" w:rsidRPr="00000000">
        <w:rPr>
          <w:color w:val="000000"/>
          <w:sz w:val="16"/>
          <w:szCs w:val="16"/>
          <w:u w:val="single"/>
          <w:shd w:fill="efefef" w:val="clear"/>
          <w:rtl w:val="0"/>
        </w:rPr>
        <w:t xml:space="preserve">Post-order</w:t>
      </w:r>
      <w:r w:rsidDel="00000000" w:rsidR="00000000" w:rsidRPr="00000000">
        <w:rPr>
          <w:rtl w:val="0"/>
        </w:rPr>
      </w:r>
    </w:p>
    <w:tbl>
      <w:tblPr>
        <w:tblStyle w:val="Table4"/>
        <w:bidiVisual w:val="0"/>
        <w:tblW w:w="9360.0" w:type="dxa"/>
        <w:jc w:val="left"/>
        <w:tblInd w:w="-100.0" w:type="dxa"/>
        <w:tblLayout w:type="fixed"/>
        <w:tblLook w:val="0600"/>
      </w:tblPr>
      <w:tblGrid>
        <w:gridCol w:w="2499.6827738841757"/>
        <w:gridCol w:w="6860.317226115825"/>
        <w:tblGridChange w:id="0">
          <w:tblGrid>
            <w:gridCol w:w="2499.6827738841757"/>
            <w:gridCol w:w="6860.317226115825"/>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postorder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postorder(node.left)</w:t>
              <w:br w:type="textWrapping"/>
              <w:t xml:space="preserve">  postorder(node.right)</w:t>
              <w:br w:type="textWrapping"/>
              <w:t xml:space="preserve">  print(node)</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b w:val="1"/>
                <w:color w:val="000000"/>
                <w:sz w:val="16"/>
                <w:szCs w:val="16"/>
                <w:shd w:fill="efefef" w:val="clear"/>
                <w:rtl w:val="0"/>
              </w:rPr>
              <w:t xml:space="preserve">iterativePostorder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t xml:space="preserve">  </w:t>
              <w:br w:type="textWrapping"/>
              <w:t xml:space="preserve">  lastnodevisited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parentStack.push(node)</w:t>
              <w:br w:type="textWrapping"/>
              <w:t xml:space="preserve">      node = node.left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peeknode = parentStack.peek()</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(peeknode.right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and</w:t>
            </w:r>
            <w:r w:rsidDel="00000000" w:rsidR="00000000" w:rsidRPr="00000000">
              <w:rPr>
                <w:rFonts w:ascii="Nova Mono" w:cs="Nova Mono" w:eastAsia="Nova Mono" w:hAnsi="Nova Mono"/>
                <w:color w:val="000000"/>
                <w:sz w:val="16"/>
                <w:szCs w:val="16"/>
                <w:shd w:fill="efefef" w:val="clear"/>
                <w:rtl w:val="0"/>
              </w:rPr>
              <w:t xml:space="preserve"> lastnodevisited ≠ peeknode.right) </w:t>
              <w:br w:type="textWrapping"/>
              <w:t xml:space="preserve">        /* if right child exists AND traversing node from left child, move right */</w:t>
              <w:br w:type="textWrapping"/>
              <w:t xml:space="preserve">        node = peeknode.right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print(peeknode)</w:t>
              <w:br w:type="textWrapping"/>
              <w:t xml:space="preserve">        lastnodevisited = parentStack.pop() </w:t>
              <w:br w:type="textWrapping"/>
            </w:r>
            <w:r w:rsidDel="00000000" w:rsidR="00000000" w:rsidRPr="00000000">
              <w:rPr>
                <w:rtl w:val="0"/>
              </w:rPr>
            </w:r>
          </w:p>
        </w:tc>
      </w:tr>
    </w:tbl>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All the above implementations require</w:t>
      </w:r>
      <w:hyperlink r:id="rId6">
        <w:r w:rsidDel="00000000" w:rsidR="00000000" w:rsidRPr="00000000">
          <w:rPr>
            <w:color w:val="000000"/>
            <w:sz w:val="16"/>
            <w:szCs w:val="16"/>
            <w:shd w:fill="efefef" w:val="clear"/>
            <w:rtl w:val="0"/>
          </w:rPr>
          <w:t xml:space="preserve"> </w:t>
        </w:r>
      </w:hyperlink>
      <w:hyperlink r:id="rId7">
        <w:r w:rsidDel="00000000" w:rsidR="00000000" w:rsidRPr="00000000">
          <w:rPr>
            <w:color w:val="1155cc"/>
            <w:sz w:val="16"/>
            <w:szCs w:val="16"/>
            <w:u w:val="single"/>
            <w:shd w:fill="efefef" w:val="clear"/>
            <w:rtl w:val="0"/>
          </w:rPr>
          <w:t xml:space="preserve">call stack</w:t>
        </w:r>
      </w:hyperlink>
      <w:r w:rsidDel="00000000" w:rsidR="00000000" w:rsidRPr="00000000">
        <w:rPr>
          <w:color w:val="000000"/>
          <w:sz w:val="16"/>
          <w:szCs w:val="16"/>
          <w:shd w:fill="efefef" w:val="clear"/>
          <w:rtl w:val="0"/>
        </w:rPr>
        <w:t xml:space="preserve"> space proportional to the height of the tree. In a poorly balanced tree, this can be considerable. We can remove the stack requirement by maintaining parent pointers in each node, or by</w:t>
      </w:r>
      <w:hyperlink r:id="rId8">
        <w:r w:rsidDel="00000000" w:rsidR="00000000" w:rsidRPr="00000000">
          <w:rPr>
            <w:color w:val="000000"/>
            <w:sz w:val="16"/>
            <w:szCs w:val="16"/>
            <w:shd w:fill="efefef" w:val="clear"/>
            <w:rtl w:val="0"/>
          </w:rPr>
          <w:t xml:space="preserve"> </w:t>
        </w:r>
      </w:hyperlink>
      <w:hyperlink r:id="rId9">
        <w:r w:rsidDel="00000000" w:rsidR="00000000" w:rsidRPr="00000000">
          <w:rPr>
            <w:color w:val="1155cc"/>
            <w:sz w:val="16"/>
            <w:szCs w:val="16"/>
            <w:u w:val="single"/>
            <w:shd w:fill="efefef" w:val="clear"/>
            <w:rtl w:val="0"/>
          </w:rPr>
          <w:t xml:space="preserve">threading the tree</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ab/>
        <w:t xml:space="preserve"> </w:t>
        <w:tab/>
        <w:tab/>
        <w:t xml:space="preserve"> </w:t>
        <w:tab/>
        <w:tab/>
        <w:t xml:space="preserve"> </w:t>
        <w:tab/>
        <w:t xml:space="preserve"> </w:t>
        <w:tab/>
        <w:t xml:space="preserve"> </w:t>
        <w:tab/>
        <w:tab/>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The idea: the difference of min depth and max depth should not exceed 1, since the difference of the min and the max depth is the maximum distance difference possible in the tree.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static int MaxDepth(TreeNode)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if (root == null) { return 0;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return 1 + Math.max(maxDepth(root.left), maxDepth(root.right));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tab/>
        <w:t xml:space="preserve"> </w:t>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static int minDepth(TreeNode root) {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if (root == null) { return 0;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ab/>
        <w:t xml:space="preserve">return 1 + Math.min(minDepth(root.left), minDepth(root.right));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static boolean isBalanced(TreeNode root){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return (maxDepth(root) - minDepth(root) &lt;= 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1</w:t>
      </w:r>
      <w:r w:rsidDel="00000000" w:rsidR="00000000" w:rsidRPr="00000000">
        <w:rPr>
          <w:color w:val="000000"/>
          <w:sz w:val="16"/>
          <w:szCs w:val="16"/>
          <w:shd w:fill="efefef" w:val="clear"/>
          <w:rtl w:val="0"/>
        </w:rPr>
        <w:t xml:space="preserve"> (http://www.geeksforgeeks.org/a-program-to-check-if-a-binary-tree-is-bst-or-not/)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For each node, check if max value in left subtree is smaller than the node and min value in right subtree greater than the node.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tbl>
      <w:tblPr>
        <w:tblStyle w:val="Table5"/>
        <w:bidiVisual w:val="0"/>
        <w:tblW w:w="6540.0" w:type="dxa"/>
        <w:jc w:val="left"/>
        <w:tblInd w:w="7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tblGridChange w:id="0">
          <w:tblGrid>
            <w:gridCol w:w="6540"/>
          </w:tblGrid>
        </w:tblGridChange>
      </w:tblGrid>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Returns true if a binary tree is a binary search tree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 == NULL)</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the max of the left is &gt; than us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(node-&gt;left!=NULL &amp;&amp; maxValue(node-&gt;left) &gt; node-&gt;data)</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the min of the right is &lt;= than us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(node-&gt;right!=NULL &amp;&amp; minValue(node-&gt;right) &lt; node-&gt;data)</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recursively, the left or right is not a BST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(!isBST(node-&gt;left) || !isBST(node-&gt;right))</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passing all that, it's a BST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rtl w:val="0"/>
              </w:rPr>
            </w:r>
          </w:p>
        </w:tc>
      </w:tr>
    </w:tbl>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It is assumed that you have helper functions minValue() and maxValue() that return the min or max int value from a non-empty tree</w:t>
      </w:r>
      <w:r w:rsidDel="00000000" w:rsidR="00000000" w:rsidRPr="00000000">
        <w:rPr>
          <w:rtl w:val="0"/>
        </w:rPr>
      </w:r>
    </w:p>
    <w:p w:rsidR="00000000" w:rsidDel="00000000" w:rsidP="00000000" w:rsidRDefault="00000000" w:rsidRPr="00000000">
      <w:pPr>
        <w:spacing w:line="331.2" w:lineRule="auto"/>
        <w:ind w:left="0" w:firstLine="0"/>
        <w:contextualSpacing w:val="0"/>
        <w:rPr/>
      </w:pPr>
      <w:r w:rsidDel="00000000" w:rsidR="00000000" w:rsidRPr="00000000">
        <w:rPr>
          <w:rtl w:val="0"/>
        </w:rPr>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u w:val="single"/>
          <w:shd w:fill="efefef" w:val="clear"/>
          <w:rtl w:val="0"/>
        </w:rPr>
        <w:t xml:space="preserve">Method 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Method 1 above runs slowly since it traverses over some parts of the tree many times. A better solution looks at each node only once. The trick is to write a utility helper function isBSTUtil(struct node* node, int min, int max) that traverses down the tree keeping track of the narrowing min and max allowed values as it goes, looking at each node only once. The initial values for min and max should be INT_MIN and INT_MAX — they narrow from there.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&lt;stdio.h&gt;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&lt;stdlib.h&gt;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&lt;limits.h&gt;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A binary tree node has data, pointer to left child</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and a pointer to right child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left;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Returns true if the given tree is a binary search tree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return(isBSTUtil(node, INT_MIN, INT_MAX));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Returns true if the given tree is a BST and its values are &gt;= min and &lt;= max.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an empty tree is BST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if (node==NULL)</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false if this node violates the min/max constraint */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if (node-&gt;data &lt; min || node-&gt;data &gt; max)</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 0;</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otherwise check the subtrees recursively, tightening the min or max constraint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isBSTUtil(node-&gt;left, min, node-&gt;data-1) &amp;&amp;  // Allow only distinct values</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isBSTUtil(node-&gt;right, node-&gt;data+1, max);  // Allow only distinct values</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Helper function that allocates a new node with the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given data and NULL left and right pointers.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struct node* newNode(int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node = (struct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malloc(sizeof(struct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node-&gt;data =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node-&gt;left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node-&gt;right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3</w:t>
      </w:r>
      <w:r w:rsidDel="00000000" w:rsidR="00000000" w:rsidRPr="00000000">
        <w:rPr>
          <w:color w:val="000000"/>
          <w:sz w:val="16"/>
          <w:szCs w:val="16"/>
          <w:shd w:fill="efefef" w:val="clear"/>
          <w:rtl w:val="0"/>
        </w:rPr>
        <w:t xml:space="preserve"> (Using In-Order Traversal)</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1) Do in-order traversal of the given tree and store the result in a temp array.</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3) Check if the temp array is sorted in ascending order, if it is, then the tree is BST.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We can avoid the use of an auxiliary array. While doing in-orderl, we can keep track of previously visited node. If the value of the currently visited node is less than the previous value, then tree is not BST.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bool isBST(struct node*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static struct node *prev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 traverse the tree in inorder fashion and keep track of prev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(!isBST(root-&gt;left))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 Allows only distinct valued nodes</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(prev != NULL &amp;&amp; root-&gt;data &lt;= prev-&gt;data)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prev =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isBST(root-&gt;right);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true; }</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p>
    <w:p w:rsidR="00000000" w:rsidDel="00000000" w:rsidP="00000000" w:rsidRDefault="00000000" w:rsidRPr="00000000">
      <w:pPr>
        <w:spacing w:after="80" w:before="280" w:line="240" w:lineRule="auto"/>
        <w:ind w:left="720" w:firstLine="0"/>
        <w:contextualSpacing w:val="0"/>
        <w:rPr/>
      </w:pPr>
      <w:r w:rsidDel="00000000" w:rsidR="00000000" w:rsidRPr="00000000">
        <w:rPr>
          <w:color w:val="000000"/>
          <w:sz w:val="16"/>
          <w:szCs w:val="16"/>
          <w:shd w:fill="efefef" w:val="clear"/>
          <w:rtl w:val="0"/>
        </w:rPr>
        <w:t xml:space="preserve">A breadth first search (BFS) through a tree starts at the root and moves from nodes left to right at each level until all the nodes have been looked at or until the value is found. </w:t>
      </w:r>
      <w:r w:rsidDel="00000000" w:rsidR="00000000" w:rsidRPr="00000000">
        <w:rPr>
          <w:rtl w:val="0"/>
        </w:rPr>
      </w:r>
    </w:p>
    <w:p w:rsidR="00000000" w:rsidDel="00000000" w:rsidP="00000000" w:rsidRDefault="00000000" w:rsidRPr="00000000">
      <w:pPr>
        <w:spacing w:after="80" w:before="280" w:line="240" w:lineRule="auto"/>
        <w:ind w:left="720" w:firstLine="0"/>
        <w:contextualSpacing w:val="0"/>
        <w:rPr/>
      </w:pPr>
      <w:r w:rsidDel="00000000" w:rsidR="00000000" w:rsidRPr="00000000">
        <w:rPr>
          <w:color w:val="000000"/>
          <w:sz w:val="16"/>
          <w:szCs w:val="16"/>
          <w:u w:val="single"/>
          <w:shd w:fill="efefef" w:val="clear"/>
          <w:rtl w:val="0"/>
        </w:rPr>
        <w:t xml:space="preserve">Iterative Solution </w:t>
      </w:r>
      <w:r w:rsidDel="00000000" w:rsidR="00000000" w:rsidRPr="00000000">
        <w:rPr>
          <w:color w:val="000000"/>
          <w:sz w:val="16"/>
          <w:szCs w:val="16"/>
          <w:shd w:fill="efefef" w:val="clear"/>
          <w:rtl w:val="0"/>
        </w:rPr>
        <w:t xml:space="preserve">(http://stackoverflow.com/questions/5262308/how-do-implement-a-breadth-first-traversal)</w:t>
      </w:r>
      <w:r w:rsidDel="00000000" w:rsidR="00000000" w:rsidRPr="00000000">
        <w:rPr>
          <w:rtl w:val="0"/>
        </w:rPr>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Put root node onto a queue while the queue is not empty</w:t>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Dequeue the next node</w:t>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Visit the node e.g., print value </w:t>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Enqueue the left child node </w:t>
      </w:r>
    </w:p>
    <w:p w:rsidR="00000000" w:rsidDel="00000000" w:rsidP="00000000" w:rsidRDefault="00000000" w:rsidRPr="00000000">
      <w:pPr>
        <w:numPr>
          <w:ilvl w:val="0"/>
          <w:numId w:val="5"/>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Enqueue the right child node</w:t>
      </w:r>
    </w:p>
    <w:p w:rsidR="00000000" w:rsidDel="00000000" w:rsidP="00000000" w:rsidRDefault="00000000" w:rsidRPr="00000000">
      <w:pPr>
        <w:spacing w:after="80" w:before="280" w:line="240" w:lineRule="auto"/>
        <w:ind w:left="1440" w:firstLine="0"/>
        <w:contextualSpacing w:val="0"/>
        <w:rPr/>
      </w:pPr>
      <w:r w:rsidDel="00000000" w:rsidR="00000000" w:rsidRPr="00000000">
        <w:rPr>
          <w:color w:val="000000"/>
          <w:sz w:val="16"/>
          <w:szCs w:val="16"/>
          <w:shd w:fill="efefef" w:val="clear"/>
          <w:rtl w:val="0"/>
        </w:rPr>
        <w:t xml:space="preserve">Queue&lt;TreeNode&gt; queue = new LinkedList&lt;BinaryTree.TreeNode&gt;() ;</w:t>
        <w:br w:type="textWrapping"/>
        <w:t xml:space="preserve">public void breadth(TreeNode root) {</w:t>
        <w:br w:type="textWrapping"/>
        <w:t xml:space="preserve">    if (root == null)</w:t>
        <w:br w:type="textWrapping"/>
        <w:t xml:space="preserve">        return;</w:t>
        <w:br w:type="textWrapping"/>
        <w:t xml:space="preserve">    queue.clear();</w:t>
        <w:br w:type="textWrapping"/>
        <w:t xml:space="preserve">    queue.add(root);</w:t>
        <w:br w:type="textWrapping"/>
        <w:t xml:space="preserve">    while(!queue.isEmpty()){</w:t>
        <w:br w:type="textWrapping"/>
        <w:t xml:space="preserve">        TreeNode node = queue.remove();</w:t>
        <w:br w:type="textWrapping"/>
        <w:t xml:space="preserve">        System.out.print(node.element + " ");</w:t>
        <w:br w:type="textWrapping"/>
        <w:t xml:space="preserve">        if(node.left != null) queue.add(node.left);</w:t>
        <w:br w:type="textWrapping"/>
        <w:t xml:space="preserve">        if(node.right != null) queue.add(node.right);</w:t>
        <w:br w:type="textWrapping"/>
        <w:t xml:space="preserve">    }}</w:t>
      </w:r>
      <w:r w:rsidDel="00000000" w:rsidR="00000000" w:rsidRPr="00000000">
        <w:rPr>
          <w:rtl w:val="0"/>
        </w:rPr>
      </w:r>
    </w:p>
    <w:p w:rsidR="00000000" w:rsidDel="00000000" w:rsidP="00000000" w:rsidRDefault="00000000" w:rsidRPr="00000000">
      <w:pPr>
        <w:spacing w:after="80" w:before="280" w:line="240" w:lineRule="auto"/>
        <w:ind w:left="720" w:firstLine="0"/>
        <w:contextualSpacing w:val="0"/>
        <w:rPr/>
      </w:pPr>
      <w:r w:rsidDel="00000000" w:rsidR="00000000" w:rsidRPr="00000000">
        <w:rPr>
          <w:color w:val="000000"/>
          <w:sz w:val="16"/>
          <w:szCs w:val="16"/>
          <w:u w:val="single"/>
          <w:shd w:fill="efefef" w:val="clear"/>
          <w:rtl w:val="0"/>
        </w:rPr>
        <w:t xml:space="preserve">Recursive solution</w:t>
      </w:r>
      <w:r w:rsidDel="00000000" w:rsidR="00000000" w:rsidRPr="00000000">
        <w:rPr>
          <w:color w:val="000000"/>
          <w:sz w:val="16"/>
          <w:szCs w:val="16"/>
          <w:shd w:fill="efefef" w:val="clear"/>
          <w:rtl w:val="0"/>
        </w:rPr>
        <w:t xml:space="preserve"> (http://techieme.in/level-order-tree-traversal/)</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 xml:space="preserve">public void recursiveLevelTraversal(BinaryNode root) {</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ab/>
        <w:t xml:space="preserve">int h = height of tree with a given root </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ab/>
        <w:t xml:space="preserve">for (int i = 0; i &lt; h; i++) {</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ab/>
        <w:tab/>
        <w:t xml:space="preserve">printCurrentLevel(root, i);</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 xml:space="preserve">public void printCurrentLevel(BinaryNode node, int level) { </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 xml:space="preserve">if (level == 0 &amp;&amp; node != null)</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ab/>
        <w:tab/>
        <w:t xml:space="preserve">System.out.print(node.data +", ");</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ab/>
        <w:t xml:space="preserve">else {</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ab/>
        <w:tab/>
        <w:t xml:space="preserve">printCurrentLevel(node.left, level - 1);</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ab/>
        <w:tab/>
        <w:t xml:space="preserve">printCurrentLevel(node.right, level - 1) } }</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sz w:val="20"/>
          <w:szCs w:val="20"/>
          <w:rtl w:val="0"/>
        </w:rPr>
        <w:t xml:space="preserve"> Given two values that already exist in a binary tree, find the lowest common ancestor. </w:t>
      </w:r>
    </w:p>
    <w:p w:rsidR="00000000" w:rsidDel="00000000" w:rsidP="00000000" w:rsidRDefault="00000000" w:rsidRPr="00000000">
      <w:pPr>
        <w:ind w:firstLine="720"/>
        <w:contextualSpacing w:val="0"/>
        <w:rPr/>
      </w:pPr>
      <w:r w:rsidDel="00000000" w:rsidR="00000000" w:rsidRPr="00000000">
        <w:rPr>
          <w:sz w:val="20"/>
          <w:szCs w:val="20"/>
          <w:rtl w:val="0"/>
        </w:rPr>
        <w:t xml:space="preserve">Example: For this tree, common ancestor for nodes 8 and 5  is node 2</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5067300</wp:posOffset>
            </wp:positionH>
            <wp:positionV relativeFrom="paragraph">
              <wp:posOffset>161925</wp:posOffset>
            </wp:positionV>
            <wp:extent cx="971550" cy="560813"/>
            <wp:effectExtent b="0" l="0" r="0" t="0"/>
            <wp:wrapSquare wrapText="bothSides" distB="114300" distT="114300" distL="114300" distR="114300"/>
            <wp:docPr descr="Binary Tree" id="3" name="image06.gif"/>
            <a:graphic>
              <a:graphicData uri="http://schemas.openxmlformats.org/drawingml/2006/picture">
                <pic:pic>
                  <pic:nvPicPr>
                    <pic:cNvPr descr="Binary Tree" id="0" name="image06.gif"/>
                    <pic:cNvPicPr preferRelativeResize="0"/>
                  </pic:nvPicPr>
                  <pic:blipFill>
                    <a:blip r:embed="rId10"/>
                    <a:srcRect b="0" l="0" r="0" t="0"/>
                    <a:stretch>
                      <a:fillRect/>
                    </a:stretch>
                  </pic:blipFill>
                  <pic:spPr>
                    <a:xfrm>
                      <a:off x="0" y="0"/>
                      <a:ext cx="971550" cy="560813"/>
                    </a:xfrm>
                    <a:prstGeom prst="rect"/>
                    <a:ln/>
                  </pic:spPr>
                </pic:pic>
              </a:graphicData>
            </a:graphic>
          </wp:anchor>
        </w:drawing>
      </w:r>
    </w:p>
    <w:p w:rsidR="00000000" w:rsidDel="00000000" w:rsidP="00000000" w:rsidRDefault="00000000" w:rsidRPr="00000000">
      <w:pPr>
        <w:spacing w:after="80" w:before="280" w:lineRule="auto"/>
        <w:ind w:left="720" w:firstLine="0"/>
        <w:contextualSpacing w:val="0"/>
        <w:rPr/>
      </w:pPr>
      <w:r w:rsidDel="00000000" w:rsidR="00000000" w:rsidRPr="00000000">
        <w:rPr>
          <w:color w:val="000000"/>
          <w:sz w:val="16"/>
          <w:szCs w:val="16"/>
          <w:shd w:fill="efefef" w:val="clear"/>
          <w:rtl w:val="0"/>
        </w:rPr>
        <w:t xml:space="preserve">Java solution/explanation: http://www.fusu.us/2013/06/p2-lowest-common-ancestor-in-binary-tree.html</w:t>
      </w:r>
      <w:r w:rsidDel="00000000" w:rsidR="00000000" w:rsidRPr="00000000">
        <w:rPr>
          <w:rtl w:val="0"/>
        </w:rPr>
      </w:r>
    </w:p>
    <w:p w:rsidR="00000000" w:rsidDel="00000000" w:rsidP="00000000" w:rsidRDefault="00000000" w:rsidRPr="00000000">
      <w:pPr>
        <w:spacing w:line="335.99998474121" w:lineRule="auto"/>
        <w:ind w:left="720" w:firstLine="0"/>
        <w:contextualSpacing w:val="0"/>
        <w:jc w:val="both"/>
        <w:rPr/>
      </w:pP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a71d5d"/>
          <w:sz w:val="16"/>
          <w:szCs w:val="16"/>
          <w:shd w:fill="efefef" w:val="clear"/>
          <w:rtl w:val="0"/>
        </w:rPr>
        <w:t xml:space="preserve">public</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static</w:t>
      </w:r>
      <w:r w:rsidDel="00000000" w:rsidR="00000000" w:rsidRPr="00000000">
        <w:rPr>
          <w:rFonts w:ascii="Consolas" w:cs="Consolas" w:eastAsia="Consolas" w:hAnsi="Consolas"/>
          <w:color w:val="333333"/>
          <w:sz w:val="16"/>
          <w:szCs w:val="16"/>
          <w:shd w:fill="efefef" w:val="clear"/>
          <w:rtl w:val="0"/>
        </w:rPr>
        <w:t xml:space="preserve"> Node lowestCommonAncestor(Node root, Node a, Node b)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(root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equals(a)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equals(b)) {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if at least one matched, no need to continue</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this is the LCA for this root</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Node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lowestCommonAncestor(root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left, a, b);</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Node r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lowestCommonAncestor(root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right, a, b);</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&amp;&amp;</w:t>
      </w:r>
      <w:r w:rsidDel="00000000" w:rsidR="00000000" w:rsidRPr="00000000">
        <w:rPr>
          <w:rFonts w:ascii="Consolas" w:cs="Consolas" w:eastAsia="Consolas" w:hAnsi="Consolas"/>
          <w:color w:val="333333"/>
          <w:sz w:val="16"/>
          <w:szCs w:val="16"/>
          <w:shd w:fill="efefef" w:val="clear"/>
          <w:rtl w:val="0"/>
        </w:rPr>
        <w:t xml:space="preserve"> r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tab/>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root;  </w:t>
      </w:r>
      <w:r w:rsidDel="00000000" w:rsidR="00000000" w:rsidRPr="00000000">
        <w:rPr>
          <w:rFonts w:ascii="Consolas" w:cs="Consolas" w:eastAsia="Consolas" w:hAnsi="Consolas"/>
          <w:color w:val="969896"/>
          <w:sz w:val="16"/>
          <w:szCs w:val="16"/>
          <w:shd w:fill="efefef" w:val="clear"/>
          <w:rtl w:val="0"/>
        </w:rPr>
        <w:t xml:space="preserve">// nodes are each on a separate branch</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either one node is on one branch,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or none was found in any of the branches</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r;</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1" behindDoc="0" distB="114300" distT="114300" distL="114300" distR="114300" hidden="0" layoutInCell="0" locked="0" relativeHeight="0" simplePos="0">
            <wp:simplePos x="0" y="0"/>
            <wp:positionH relativeFrom="margin">
              <wp:posOffset>5200650</wp:posOffset>
            </wp:positionH>
            <wp:positionV relativeFrom="paragraph">
              <wp:posOffset>285750</wp:posOffset>
            </wp:positionV>
            <wp:extent cx="971550" cy="590194"/>
            <wp:effectExtent b="0" l="0" r="0" t="0"/>
            <wp:wrapSquare wrapText="bothSides" distB="114300" distT="114300" distL="114300" distR="114300"/>
            <wp:docPr descr="tree_bst.gif" id="2" name="image05.gif"/>
            <a:graphic>
              <a:graphicData uri="http://schemas.openxmlformats.org/drawingml/2006/picture">
                <pic:pic>
                  <pic:nvPicPr>
                    <pic:cNvPr descr="tree_bst.gif" id="0" name="image05.gif"/>
                    <pic:cNvPicPr preferRelativeResize="0"/>
                  </pic:nvPicPr>
                  <pic:blipFill>
                    <a:blip r:embed="rId11"/>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C solution:</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Function returns the level of Node pointed to by ptr, in the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  Binary Tree pointed to by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  If the Tree is NULL or the Node is not present in the tree,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  then it returns -1 (Invalid level).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int findLevel(Node* root, Node* ptr, int level=0)</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if(root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if(root == ptr)</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level;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Fonts w:ascii="Consolas" w:cs="Consolas" w:eastAsia="Consolas" w:hAnsi="Consolas"/>
          <w:color w:val="38761d"/>
          <w:sz w:val="16"/>
          <w:szCs w:val="16"/>
          <w:shd w:fill="efefef" w:val="clear"/>
          <w:rtl w:val="0"/>
        </w:rPr>
        <w:t xml:space="preserve"> // If NULL or leaf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if(root-&gt;lptr == NULL &amp;&amp; root-&gt;rptr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Fonts w:ascii="Consolas" w:cs="Consolas" w:eastAsia="Consolas" w:hAnsi="Consolas"/>
          <w:color w:val="38761d"/>
          <w:sz w:val="16"/>
          <w:szCs w:val="16"/>
          <w:shd w:fill="efefef" w:val="clear"/>
          <w:rtl w:val="0"/>
        </w:rPr>
        <w:t xml:space="preserve">// Find If ptr is present in the left or right subtree.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int levelLeft = findLevel(root-&gt;lptr, ptr, level+1);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int levelRight = findLevel(root-&gt;rptr, ptr, level+1);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if(levelLeft == -1)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levelRight;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else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levelLeft;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r w:rsidDel="00000000" w:rsidR="00000000" w:rsidRPr="00000000">
        <w:rPr>
          <w:sz w:val="20"/>
          <w:szCs w:val="20"/>
          <w:rtl w:val="0"/>
        </w:rPr>
        <w:t xml:space="preserve"> You are given a binary search tree and you are asked to find the Kth smallest element in that tree.</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Possible java version (iterative using a stack)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222222"/>
          <w:sz w:val="16"/>
          <w:szCs w:val="16"/>
          <w:shd w:fill="efefef" w:val="clear"/>
          <w:rtl w:val="0"/>
        </w:rPr>
        <w:t xml:space="preserve">public static &lt;T&gt; void find(TreeNode&lt;T&gt; node, int num){ </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Stack&lt;TreeNode&lt;T&gt;&gt; stack = new Stack&lt;TreeNode&lt;T&gt;&gt;(); </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TreeNode&lt;T&gt; current = node; </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int tmp = num; </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while(stack.size() &gt; 0 || current!=null){ </w:t>
      </w:r>
      <w:r w:rsidDel="00000000" w:rsidR="00000000" w:rsidRPr="00000000">
        <w:rPr>
          <w:rtl w:val="0"/>
        </w:rPr>
      </w:r>
    </w:p>
    <w:p w:rsidR="00000000" w:rsidDel="00000000" w:rsidP="00000000" w:rsidRDefault="00000000" w:rsidRPr="00000000">
      <w:pPr>
        <w:ind w:left="144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if(current!= null) { </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stack.add(current); </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current = current.getLeft();</w:t>
      </w:r>
      <w:r w:rsidDel="00000000" w:rsidR="00000000" w:rsidRPr="00000000">
        <w:rPr>
          <w:rtl w:val="0"/>
        </w:rPr>
      </w:r>
    </w:p>
    <w:p w:rsidR="00000000" w:rsidDel="00000000" w:rsidP="00000000" w:rsidRDefault="00000000" w:rsidRPr="00000000">
      <w:pPr>
        <w:ind w:left="2160" w:firstLine="0"/>
        <w:contextualSpacing w:val="0"/>
        <w:rPr/>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r>
    </w:p>
    <w:p w:rsidR="00000000" w:rsidDel="00000000" w:rsidP="00000000" w:rsidRDefault="00000000" w:rsidRPr="00000000">
      <w:pPr>
        <w:ind w:left="2160" w:firstLine="0"/>
        <w:contextualSpacing w:val="0"/>
        <w:rPr/>
      </w:pPr>
      <w:r w:rsidDel="00000000" w:rsidR="00000000" w:rsidRPr="00000000">
        <w:rPr>
          <w:rFonts w:ascii="Consolas" w:cs="Consolas" w:eastAsia="Consolas" w:hAnsi="Consolas"/>
          <w:color w:val="222222"/>
          <w:sz w:val="16"/>
          <w:szCs w:val="16"/>
          <w:shd w:fill="efefef" w:val="clear"/>
          <w:rtl w:val="0"/>
        </w:rPr>
        <w:t xml:space="preserve">else { </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current = stack.pop();</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tmp--; </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if(tmp == 0){ </w:t>
      </w:r>
      <w:r w:rsidDel="00000000" w:rsidR="00000000" w:rsidRPr="00000000">
        <w:rPr>
          <w:rtl w:val="0"/>
        </w:rPr>
      </w:r>
    </w:p>
    <w:p w:rsidR="00000000" w:rsidDel="00000000" w:rsidP="00000000" w:rsidRDefault="00000000" w:rsidRPr="00000000">
      <w:pPr>
        <w:ind w:left="288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System.out.println(current.getValue()); </w:t>
      </w:r>
      <w:r w:rsidDel="00000000" w:rsidR="00000000" w:rsidRPr="00000000">
        <w:rPr>
          <w:rtl w:val="0"/>
        </w:rPr>
      </w:r>
    </w:p>
    <w:p w:rsidR="00000000" w:rsidDel="00000000" w:rsidP="00000000" w:rsidRDefault="00000000" w:rsidRPr="00000000">
      <w:pPr>
        <w:ind w:left="288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return; </w:t>
      </w:r>
      <w:r w:rsidDel="00000000" w:rsidR="00000000" w:rsidRPr="00000000">
        <w:rPr>
          <w:rtl w:val="0"/>
        </w:rPr>
      </w:r>
    </w:p>
    <w:p w:rsidR="00000000" w:rsidDel="00000000" w:rsidP="00000000" w:rsidRDefault="00000000" w:rsidRPr="00000000">
      <w:pPr>
        <w:ind w:left="2880" w:firstLine="0"/>
        <w:contextualSpacing w:val="0"/>
        <w:rPr/>
      </w:pPr>
      <w:r w:rsidDel="00000000" w:rsidR="00000000" w:rsidRPr="00000000">
        <w:rPr>
          <w:rFonts w:ascii="Consolas" w:cs="Consolas" w:eastAsia="Consolas" w:hAnsi="Consolas"/>
          <w:color w:val="222222"/>
          <w:sz w:val="16"/>
          <w:szCs w:val="16"/>
          <w:shd w:fill="efefef" w:val="clear"/>
          <w:rtl w:val="0"/>
        </w:rPr>
        <w:t xml:space="preserve">} </w:t>
      </w:r>
      <w:r w:rsidDel="00000000" w:rsidR="00000000" w:rsidRPr="00000000">
        <w:rPr>
          <w:rtl w:val="0"/>
        </w:rPr>
      </w:r>
    </w:p>
    <w:p w:rsidR="00000000" w:rsidDel="00000000" w:rsidP="00000000" w:rsidRDefault="00000000" w:rsidRPr="00000000">
      <w:pPr>
        <w:ind w:left="2880" w:firstLine="0"/>
        <w:contextualSpacing w:val="0"/>
        <w:rPr/>
      </w:pPr>
      <w:r w:rsidDel="00000000" w:rsidR="00000000" w:rsidRPr="00000000">
        <w:rPr>
          <w:rtl w:val="0"/>
        </w:rPr>
      </w:r>
    </w:p>
    <w:p w:rsidR="00000000" w:rsidDel="00000000" w:rsidP="00000000" w:rsidRDefault="00000000" w:rsidRPr="00000000">
      <w:pPr>
        <w:ind w:left="2880" w:firstLine="0"/>
        <w:contextualSpacing w:val="0"/>
        <w:rPr/>
      </w:pPr>
      <w:r w:rsidDel="00000000" w:rsidR="00000000" w:rsidRPr="00000000">
        <w:rPr>
          <w:rFonts w:ascii="Consolas" w:cs="Consolas" w:eastAsia="Consolas" w:hAnsi="Consolas"/>
          <w:color w:val="222222"/>
          <w:sz w:val="16"/>
          <w:szCs w:val="16"/>
          <w:shd w:fill="efefef" w:val="clear"/>
          <w:rtl w:val="0"/>
        </w:rPr>
        <w:t xml:space="preserve">current = current.getRight();</w:t>
      </w:r>
      <w:r w:rsidDel="00000000" w:rsidR="00000000" w:rsidRPr="00000000">
        <w:rPr>
          <w:rtl w:val="0"/>
        </w:rPr>
      </w:r>
    </w:p>
    <w:p w:rsidR="00000000" w:rsidDel="00000000" w:rsidP="00000000" w:rsidRDefault="00000000" w:rsidRPr="00000000">
      <w:pPr>
        <w:ind w:left="144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w:t>
        <w:tab/>
        <w:tab/>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contextualSpacing w:val="0"/>
        <w:rPr>
          <w:b w:val="1"/>
          <w:sz w:val="20"/>
          <w:szCs w:val="20"/>
        </w:rPr>
      </w:pPr>
      <w:r w:rsidDel="00000000" w:rsidR="00000000" w:rsidRPr="00000000">
        <w:rPr>
          <w:rtl w:val="0"/>
        </w:rPr>
      </w:r>
    </w:p>
    <w:tbl>
      <w:tblPr>
        <w:tblStyle w:val="Table6"/>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Binary Trees, BST. Normal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p>
        </w:tc>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Binary Trees, BST. Advanced</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Create a binary tree from Mathematical Expression </w:t>
            </w:r>
            <w:r w:rsidDel="00000000" w:rsidR="00000000" w:rsidRPr="00000000">
              <w:rPr>
                <w:sz w:val="20"/>
                <w:szCs w:val="20"/>
                <w:rtl w:val="0"/>
              </w:rPr>
              <w:t xml:space="preserve">wo</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Diameter of a Tree </w:t>
            </w:r>
            <w:r w:rsidDel="00000000" w:rsidR="00000000" w:rsidRPr="00000000">
              <w:rPr>
                <w:sz w:val="20"/>
                <w:szCs w:val="20"/>
                <w:rtl w:val="0"/>
              </w:rPr>
              <w:t xml:space="preserve">wo</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Closest Node BST </w:t>
            </w:r>
            <w:r w:rsidDel="00000000" w:rsidR="00000000" w:rsidRPr="00000000">
              <w:rPr>
                <w:sz w:val="20"/>
                <w:szCs w:val="20"/>
                <w:rtl w:val="0"/>
              </w:rPr>
              <w:t xml:space="preserve">wo</w:t>
            </w:r>
            <w:r w:rsidDel="00000000" w:rsidR="00000000" w:rsidRPr="00000000">
              <w:rPr>
                <w:rtl w:val="0"/>
              </w:rPr>
            </w:r>
          </w:p>
        </w:tc>
      </w:tr>
    </w:tbl>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Binary Trees, BST. Advanced</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1</w:t>
      </w:r>
      <w:r w:rsidDel="00000000" w:rsidR="00000000" w:rsidRPr="00000000">
        <w:rPr>
          <w:color w:val="000000"/>
          <w:sz w:val="16"/>
          <w:szCs w:val="16"/>
          <w:shd w:fill="efefef" w:val="clear"/>
          <w:rtl w:val="0"/>
        </w:rPr>
        <w:t xml:space="preserve"> (http://www.geeksforgeeks.org/a-program-to-check-if-a-binary-tree-is-bst-or-not/)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For each node, check if max value in left subtree is smaller than the node and min value in right subtree greater than the node.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tbl>
      <w:tblPr>
        <w:tblStyle w:val="Table7"/>
        <w:bidiVisual w:val="0"/>
        <w:tblW w:w="6540.0" w:type="dxa"/>
        <w:jc w:val="left"/>
        <w:tblInd w:w="7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tblGridChange w:id="0">
          <w:tblGrid>
            <w:gridCol w:w="6540"/>
          </w:tblGrid>
        </w:tblGridChange>
      </w:tblGrid>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Returns true if a binary tree is a binary search tree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 == NULL)</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the max of the left is &gt; than us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(node-&gt;left!=NULL &amp;&amp; maxValue(node-&gt;left) &gt; node-&gt;data)</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the min of the right is &lt;= than us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(node-&gt;right!=NULL &amp;&amp; minValue(node-&gt;right) &lt; node-&gt;data)</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recursively, the left or right is not a BST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(!isBST(node-&gt;left) || !isBST(node-&gt;right))</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passing all that, it's a BST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rtl w:val="0"/>
              </w:rPr>
            </w:r>
          </w:p>
        </w:tc>
      </w:tr>
    </w:tbl>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It is assumed that you have helper functions minValue() and maxValue() that return the min or max int value from a non-empty tree</w:t>
      </w: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u w:val="single"/>
          <w:shd w:fill="efefef" w:val="clear"/>
          <w:rtl w:val="0"/>
        </w:rPr>
        <w:t xml:space="preserve">Method 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Method 1 above runs slowly since it traverses over some parts of the tree many times. A better solution looks at each node only once. The trick is to write a utility helper function isBSTUtil(struct node* node, int min, int max) that traverses down the tree keeping track of the narrowing min and max allowed values as it goes, looking at each node only once. The initial values for min and max should be INT_MIN and INT_MAX — they narrow from there.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&lt;stdio.h&gt;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&lt;stdlib.h&gt;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&lt;limits.h&gt;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A binary tree node has data, pointer to left child</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and a pointer to right child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left;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Returns true if the given tree is a binary search tree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return(isBSTUtil(node, INT_MIN, INT_MAX));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Returns true if the given tree is a BST and its values are &gt;= min and &lt;= max.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an empty tree is BST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if (node==NULL)</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false if this node violates the min/max constraint */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if (node-&gt;data &lt; min || node-&gt;data &gt; max)</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 0;</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otherwise check the subtrees recursively, tightening the min or max constraint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isBSTUtil(node-&gt;left, min, node-&gt;data-1) &amp;&amp;  // Allow only distinct values</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isBSTUtil(node-&gt;right, node-&gt;data+1, max);  // Allow only distinct values</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Helper function that allocates a new node with the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given data and NULL left and right pointers.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struct node* newNode(int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node = (struct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malloc(sizeof(struct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node-&gt;data =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node-&gt;left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node-&gt;right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3</w:t>
      </w:r>
      <w:r w:rsidDel="00000000" w:rsidR="00000000" w:rsidRPr="00000000">
        <w:rPr>
          <w:color w:val="000000"/>
          <w:sz w:val="16"/>
          <w:szCs w:val="16"/>
          <w:shd w:fill="efefef" w:val="clear"/>
          <w:rtl w:val="0"/>
        </w:rPr>
        <w:t xml:space="preserve"> (Using In-Order Traversal)</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1) Do in-order traversal of the given tree and store the result in a temp array.</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3) Check if the temp array is sorted in ascending order, if it is, then the tree is BST.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We can avoid the use of an auxiliary array. While doing in-orderl, we can keep track of previously visited node. If the value of the currently visited node is less than the previous value, then tree is not BST.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bool isBST(struct node*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static struct node *prev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 traverse the tree in inorder fashion and keep track of prev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(!isBST(root-&gt;left))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 Allows only distinct valued nodes</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(prev != NULL &amp;&amp; root-&gt;data &lt;= prev-&gt;data)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prev =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isBST(root-&gt;right);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5314950</wp:posOffset>
            </wp:positionH>
            <wp:positionV relativeFrom="paragraph">
              <wp:posOffset>104775</wp:posOffset>
            </wp:positionV>
            <wp:extent cx="804863" cy="877210"/>
            <wp:effectExtent b="0" l="0" r="0" t="0"/>
            <wp:wrapSquare wrapText="bothSides" distB="114300" distT="114300" distL="114300" distR="114300"/>
            <wp:docPr id="5" name="image09.png"/>
            <a:graphic>
              <a:graphicData uri="http://schemas.openxmlformats.org/drawingml/2006/picture">
                <pic:pic>
                  <pic:nvPicPr>
                    <pic:cNvPr id="0" name="image09.png"/>
                    <pic:cNvPicPr preferRelativeResize="0"/>
                  </pic:nvPicPr>
                  <pic:blipFill>
                    <a:blip r:embed="rId12"/>
                    <a:srcRect b="0" l="0" r="0" t="0"/>
                    <a:stretch>
                      <a:fillRect/>
                    </a:stretch>
                  </pic:blipFill>
                  <pic:spPr>
                    <a:xfrm>
                      <a:off x="0" y="0"/>
                      <a:ext cx="804863" cy="877210"/>
                    </a:xfrm>
                    <a:prstGeom prst="rect"/>
                    <a:ln/>
                  </pic:spPr>
                </pic:pic>
              </a:graphicData>
            </a:graphic>
          </wp:anchor>
        </w:drawing>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true; }</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sz w:val="20"/>
          <w:szCs w:val="20"/>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For instance, if inputs are the binary tree in the given  figure and a number 22, two paths with be printed: One is the path contains node 10 and 12, and the other contains 10, 5 and 7.</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222222"/>
          <w:sz w:val="16"/>
          <w:szCs w:val="16"/>
          <w:shd w:fill="f3f3f3" w:val="clear"/>
          <w:rtl w:val="0"/>
        </w:rPr>
        <w:t xml:space="preserve">Solution (http://codercareer.blogspot.com/2011/09/no-04-paths-with-specified-sum-in.html)</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When we visit a node with pre-order traversal order, we insert it into the path, and accumulate its value to </w:t>
      </w:r>
      <w:r w:rsidDel="00000000" w:rsidR="00000000" w:rsidRPr="00000000">
        <w:rPr>
          <w:i w:val="1"/>
          <w:color w:val="222222"/>
          <w:sz w:val="16"/>
          <w:szCs w:val="16"/>
          <w:shd w:fill="f3f3f3" w:val="clear"/>
          <w:rtl w:val="0"/>
        </w:rPr>
        <w:t xml:space="preserve">sum</w:t>
      </w:r>
      <w:r w:rsidDel="00000000" w:rsidR="00000000" w:rsidRPr="00000000">
        <w:rPr>
          <w:color w:val="222222"/>
          <w:sz w:val="16"/>
          <w:szCs w:val="16"/>
          <w:shd w:fill="f3f3f3" w:val="clear"/>
          <w:rtl w:val="0"/>
        </w:rPr>
        <w:t xml:space="preserve">.  </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When the node is a leaf and </w:t>
      </w:r>
      <w:r w:rsidDel="00000000" w:rsidR="00000000" w:rsidRPr="00000000">
        <w:rPr>
          <w:i w:val="1"/>
          <w:color w:val="222222"/>
          <w:sz w:val="16"/>
          <w:szCs w:val="16"/>
          <w:shd w:fill="f3f3f3" w:val="clear"/>
          <w:rtl w:val="0"/>
        </w:rPr>
        <w:t xml:space="preserve">sum </w:t>
      </w:r>
      <w:r w:rsidDel="00000000" w:rsidR="00000000" w:rsidRPr="00000000">
        <w:rPr>
          <w:color w:val="222222"/>
          <w:sz w:val="16"/>
          <w:szCs w:val="16"/>
          <w:shd w:fill="f3f3f3" w:val="clear"/>
          <w:rtl w:val="0"/>
        </w:rPr>
        <w:t xml:space="preserve">is same as the input number, the path is qualified and we need to print it. </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We continue to visit its children if the current node is not a leaf.</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After we finish visiting the current node, a recursive function will return back to its parent node automatically, so we should remove the current node from the path before a function returns to make sure the nodes in the path is same as the path from root node to its parent node. </w:t>
      </w:r>
    </w:p>
    <w:p w:rsidR="00000000" w:rsidDel="00000000" w:rsidP="00000000" w:rsidRDefault="00000000" w:rsidRPr="00000000">
      <w:pPr>
        <w:spacing w:line="240" w:lineRule="auto"/>
        <w:ind w:left="720" w:firstLine="0"/>
        <w:contextualSpacing w:val="0"/>
        <w:rPr/>
      </w:pPr>
      <w:r w:rsidDel="00000000" w:rsidR="00000000" w:rsidRPr="00000000">
        <w:rPr>
          <w:color w:val="222222"/>
          <w:sz w:val="16"/>
          <w:szCs w:val="16"/>
          <w:shd w:fill="f3f3f3" w:val="clear"/>
          <w:rtl w:val="0"/>
        </w:rPr>
        <w:t xml:space="preserve">The data structure to save paths should be a stack, because paths should be consistent to the recursion status and recursion is essentially pushing and popping in a call stack.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f3f3f3" w:val="clear"/>
          <w:rtl w:val="0"/>
        </w:rPr>
        <w:t xml:space="preserve">struct </w:t>
      </w:r>
      <w:r w:rsidDel="00000000" w:rsidR="00000000" w:rsidRPr="00000000">
        <w:rPr>
          <w:color w:val="000000"/>
          <w:sz w:val="16"/>
          <w:szCs w:val="16"/>
          <w:shd w:fill="f3f3f3" w:val="clear"/>
          <w:rtl w:val="0"/>
        </w:rPr>
        <w:t xml:space="preserve">BinaryTreeNode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 xml:space="preserve">   </w:t>
        <w:tab/>
        <w:t xml:space="preserve">int                </w:t>
        <w:tab/>
        <w:tab/>
        <w:t xml:space="preserve">m_nValue;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ab/>
        <w:t xml:space="preserve">BinaryTreeNode*    </w:t>
        <w:tab/>
        <w:t xml:space="preserve">m_pLeft;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ab/>
        <w:t xml:space="preserve">BinaryTreeNode*    </w:t>
        <w:tab/>
        <w:t xml:space="preserve">m_pRight;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f3f3f3" w:val="clear"/>
          <w:rtl w:val="0"/>
        </w:rPr>
        <w:t xml:space="preserve">void</w:t>
      </w:r>
      <w:r w:rsidDel="00000000" w:rsidR="00000000" w:rsidRPr="00000000">
        <w:rPr>
          <w:color w:val="222222"/>
          <w:sz w:val="16"/>
          <w:szCs w:val="16"/>
          <w:shd w:fill="f3f3f3" w:val="clear"/>
          <w:rtl w:val="0"/>
        </w:rPr>
        <w:t xml:space="preserve"> FindPath(BinaryTreeNode* pRoot, </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expectedSum)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    </w:t>
        <w:tab/>
      </w:r>
      <w:r w:rsidDel="00000000" w:rsidR="00000000" w:rsidRPr="00000000">
        <w:rPr>
          <w:color w:val="0000ff"/>
          <w:sz w:val="16"/>
          <w:szCs w:val="16"/>
          <w:shd w:fill="f3f3f3" w:val="clear"/>
          <w:rtl w:val="0"/>
        </w:rPr>
        <w:t xml:space="preserve">return</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 path;</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currentSum = 0;</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FindPath(pRoot,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f3f3f3" w:val="clear"/>
          <w:rtl w:val="0"/>
        </w:rPr>
        <w:t xml:space="preserve">void</w:t>
      </w:r>
      <w:r w:rsidDel="00000000" w:rsidR="00000000" w:rsidRPr="00000000">
        <w:rPr>
          <w:color w:val="222222"/>
          <w:sz w:val="16"/>
          <w:szCs w:val="16"/>
          <w:shd w:fill="f3f3f3" w:val="clear"/>
          <w:rtl w:val="0"/>
        </w:rPr>
        <w:t xml:space="preserve"> FindPath</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BinaryTreeNode*   pRoot,    </w:t>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w:t>
        <w:tab/>
        <w:t xml:space="preserve">expectedSum,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&gt;&amp; path,     </w:t>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 </w:t>
      </w:r>
      <w:r w:rsidDel="00000000" w:rsidR="00000000" w:rsidRPr="00000000">
        <w:rPr>
          <w:color w:val="222222"/>
          <w:sz w:val="16"/>
          <w:szCs w:val="16"/>
          <w:shd w:fill="f3f3f3" w:val="clear"/>
          <w:rtl w:val="0"/>
        </w:rPr>
        <w:t xml:space="preserve">          </w:t>
        <w:tab/>
        <w:t xml:space="preserve">currentSum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currentSum += pRoot-&gt;m_nValue;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path.push_back(pRoot-&gt;m_nValue);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420"/>
        <w:contextualSpacing w:val="0"/>
        <w:rPr/>
      </w:pPr>
      <w:r w:rsidDel="00000000" w:rsidR="00000000" w:rsidRPr="00000000">
        <w:rPr>
          <w:color w:val="008000"/>
          <w:sz w:val="16"/>
          <w:szCs w:val="16"/>
          <w:shd w:fill="f3f3f3" w:val="clear"/>
          <w:rtl w:val="0"/>
        </w:rPr>
        <w:t xml:space="preserve">// Print the path is the current node is a leaf</w:t>
      </w:r>
      <w:r w:rsidDel="00000000" w:rsidR="00000000" w:rsidRPr="00000000">
        <w:rPr>
          <w:rtl w:val="0"/>
        </w:rPr>
      </w:r>
    </w:p>
    <w:p w:rsidR="00000000" w:rsidDel="00000000" w:rsidP="00000000" w:rsidRDefault="00000000" w:rsidRPr="00000000">
      <w:pPr>
        <w:spacing w:line="240" w:lineRule="auto"/>
        <w:ind w:left="1440" w:firstLine="420"/>
        <w:contextualSpacing w:val="0"/>
        <w:rPr/>
      </w:pPr>
      <w:r w:rsidDel="00000000" w:rsidR="00000000" w:rsidRPr="00000000">
        <w:rPr>
          <w:color w:val="008000"/>
          <w:sz w:val="16"/>
          <w:szCs w:val="16"/>
          <w:shd w:fill="f3f3f3" w:val="clear"/>
          <w:rtl w:val="0"/>
        </w:rPr>
        <w:t xml:space="preserve">// and the sum of all nodes value is same as expectedSum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bool</w:t>
      </w:r>
      <w:r w:rsidDel="00000000" w:rsidR="00000000" w:rsidRPr="00000000">
        <w:rPr>
          <w:color w:val="222222"/>
          <w:sz w:val="16"/>
          <w:szCs w:val="16"/>
          <w:shd w:fill="f3f3f3" w:val="clear"/>
          <w:rtl w:val="0"/>
        </w:rPr>
        <w:t xml:space="preserve"> isLeaf = pRoot-&gt;m_pLeft == NULL &amp;&amp; pRoot-&gt;m_pRight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(currentSum == expectedSum &amp;&amp; isLeaf)</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"A path is found: "</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&gt;::iterator iter = path.begin();</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r>
      <w:r w:rsidDel="00000000" w:rsidR="00000000" w:rsidRPr="00000000">
        <w:rPr>
          <w:color w:val="0000ff"/>
          <w:sz w:val="16"/>
          <w:szCs w:val="16"/>
          <w:shd w:fill="f3f3f3" w:val="clear"/>
          <w:rtl w:val="0"/>
        </w:rPr>
        <w:t xml:space="preserve">for</w:t>
      </w:r>
      <w:r w:rsidDel="00000000" w:rsidR="00000000" w:rsidRPr="00000000">
        <w:rPr>
          <w:color w:val="222222"/>
          <w:sz w:val="16"/>
          <w:szCs w:val="16"/>
          <w:shd w:fill="f3f3f3" w:val="clear"/>
          <w:rtl w:val="0"/>
        </w:rPr>
        <w:t xml:space="preserve">(; iter != path.end(); ++ iter)</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"%d\t"</w:t>
      </w:r>
      <w:r w:rsidDel="00000000" w:rsidR="00000000" w:rsidRPr="00000000">
        <w:rPr>
          <w:color w:val="222222"/>
          <w:sz w:val="16"/>
          <w:szCs w:val="16"/>
          <w:shd w:fill="f3f3f3" w:val="clear"/>
          <w:rtl w:val="0"/>
        </w:rPr>
        <w:t xml:space="preserve">, *iter);</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"\n"</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8000"/>
          <w:sz w:val="16"/>
          <w:szCs w:val="16"/>
          <w:shd w:fill="f3f3f3" w:val="clear"/>
          <w:rtl w:val="0"/>
        </w:rPr>
        <w:tab/>
        <w:t xml:space="preserve">// If it is not a leaf, continue visition its children</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(pRoot-&gt;m_pLeft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    </w:t>
        <w:tab/>
        <w:tab/>
        <w:t xml:space="preserve">FindPath(pRoot-&gt;m_pLeft,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(pRoot-&gt;m_pRight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    </w:t>
        <w:tab/>
        <w:tab/>
        <w:t xml:space="preserve">FindPath(pRoot-&gt;m_pRight,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8000"/>
          <w:sz w:val="16"/>
          <w:szCs w:val="16"/>
          <w:shd w:fill="f3f3f3" w:val="clear"/>
          <w:rtl w:val="0"/>
        </w:rPr>
        <w:t xml:space="preserve">// Before returning back to its parent, remove it from path,</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path.pop_back();</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sz w:val="20"/>
          <w:szCs w:val="20"/>
          <w:rtl w:val="0"/>
        </w:rPr>
        <w:t xml:space="preserve"> Given a sorted (increasing order) array, write an algorithm to create a binary tree with minimal height</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We will try to create a binary tree such that for each node, the number of nodes in the left subtree and the right subtree are equal, if possible.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Algorithm:</w:t>
      </w:r>
      <w:r w:rsidDel="00000000" w:rsidR="00000000" w:rsidRPr="00000000">
        <w:rPr>
          <w:rtl w:val="0"/>
        </w:rPr>
      </w:r>
    </w:p>
    <w:p w:rsidR="00000000" w:rsidDel="00000000" w:rsidP="00000000" w:rsidRDefault="00000000" w:rsidRPr="00000000">
      <w:pPr>
        <w:numPr>
          <w:ilvl w:val="0"/>
          <w:numId w:val="8"/>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tree the middle element of the array</w:t>
      </w:r>
    </w:p>
    <w:p w:rsidR="00000000" w:rsidDel="00000000" w:rsidP="00000000" w:rsidRDefault="00000000" w:rsidRPr="00000000">
      <w:pPr>
        <w:numPr>
          <w:ilvl w:val="0"/>
          <w:numId w:val="8"/>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left subtree) the left subarray elements </w:t>
      </w:r>
    </w:p>
    <w:p w:rsidR="00000000" w:rsidDel="00000000" w:rsidP="00000000" w:rsidRDefault="00000000" w:rsidRPr="00000000">
      <w:pPr>
        <w:numPr>
          <w:ilvl w:val="0"/>
          <w:numId w:val="8"/>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right subtree) the right subarray elements </w:t>
      </w:r>
    </w:p>
    <w:p w:rsidR="00000000" w:rsidDel="00000000" w:rsidP="00000000" w:rsidRDefault="00000000" w:rsidRPr="00000000">
      <w:pPr>
        <w:numPr>
          <w:ilvl w:val="0"/>
          <w:numId w:val="8"/>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Recurse</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C implementation (</w:t>
      </w:r>
      <w:hyperlink r:id="rId13">
        <w:r w:rsidDel="00000000" w:rsidR="00000000" w:rsidRPr="00000000">
          <w:rPr>
            <w:color w:val="1155cc"/>
            <w:sz w:val="16"/>
            <w:szCs w:val="16"/>
            <w:u w:val="single"/>
            <w:shd w:fill="efefef" w:val="clear"/>
            <w:rtl w:val="0"/>
          </w:rPr>
          <w:t xml:space="preserve">http://www.geeksforgeeks.org/sorted-array-to-balanced-bst</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#include&lt;stdio.h&gt;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#include&lt;stdlib.h&gt;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struct TNode /* A Binary Tree node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TNode* left;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TNode* right;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struct TNode* newNode(int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A function that constructs Balanced Binary Search Tree from a sorted array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struct TNode* sortedArrayToBST(int arr[], int start, int end)</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if (start &gt; end) /* Base Case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return NULL;</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 Get the middle element and make it root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int mid = (start + end)/2;</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TNode *root = newNode(arr[mid]);</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 Recursively construct the left subtree and make it left child of root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root-&gt;left =  sortedArrayToBST(arr, start, mid-1);</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 Recursively construct the right subtree and make it right child of root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root-&gt;right = sortedArrayToBST(arr, mid+1, end);</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return root;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Helper function that allocates a new node with the given data and NULL left and right pointers.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struct TNode* newNode(int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TNode* node = (struct TNode*)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malloc(sizeof(struct TNode));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node-&gt;data =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node-&gt;left = NULL;</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node-&gt;right = NULL;</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return node;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sz w:val="20"/>
          <w:szCs w:val="20"/>
          <w:rtl w:val="0"/>
        </w:rPr>
        <w:t xml:space="preserve"> Implement a function which delete a node from a binary search tree. </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w:t>
      </w:r>
      <w:hyperlink r:id="rId14">
        <w:r w:rsidDel="00000000" w:rsidR="00000000" w:rsidRPr="00000000">
          <w:rPr>
            <w:color w:val="1155cc"/>
            <w:sz w:val="16"/>
            <w:szCs w:val="16"/>
            <w:u w:val="single"/>
            <w:shd w:fill="efefef" w:val="clear"/>
            <w:rtl w:val="0"/>
          </w:rPr>
          <w:t xml:space="preserve">http://algs4.cs.princeton.edu/32bst/</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An answer is to delete a node x by replacing it with its </w:t>
      </w:r>
      <w:r w:rsidDel="00000000" w:rsidR="00000000" w:rsidRPr="00000000">
        <w:rPr>
          <w:i w:val="1"/>
          <w:color w:val="000000"/>
          <w:sz w:val="16"/>
          <w:szCs w:val="16"/>
          <w:shd w:fill="efefef" w:val="clear"/>
          <w:rtl w:val="0"/>
        </w:rPr>
        <w:t xml:space="preserve">successor</w:t>
      </w:r>
      <w:r w:rsidDel="00000000" w:rsidR="00000000" w:rsidRPr="00000000">
        <w:rPr>
          <w:color w:val="000000"/>
          <w:sz w:val="16"/>
          <w:szCs w:val="16"/>
          <w:shd w:fill="efefef" w:val="clear"/>
          <w:rtl w:val="0"/>
        </w:rPr>
        <w:t xml:space="preserve">. Because x has a right child, its successor is the node with the smallest key in its right subtree. The replacement preserves order in the tree because there are no keys between x.key and the successor's key. We accomplish the task of replacing x by its successor in four easy steps:</w:t>
      </w:r>
      <w:r w:rsidDel="00000000" w:rsidR="00000000" w:rsidRPr="00000000">
        <w:rPr>
          <w:rtl w:val="0"/>
        </w:rPr>
      </w:r>
    </w:p>
    <w:p w:rsidR="00000000" w:rsidDel="00000000" w:rsidP="00000000" w:rsidRDefault="00000000" w:rsidRPr="00000000">
      <w:pPr>
        <w:numPr>
          <w:ilvl w:val="0"/>
          <w:numId w:val="4"/>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Save a link to the node to be deleted in t</w:t>
      </w:r>
    </w:p>
    <w:p w:rsidR="00000000" w:rsidDel="00000000" w:rsidP="00000000" w:rsidRDefault="00000000" w:rsidRPr="00000000">
      <w:pPr>
        <w:numPr>
          <w:ilvl w:val="0"/>
          <w:numId w:val="4"/>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x to point to its successor min(t.right).</w:t>
      </w:r>
    </w:p>
    <w:p w:rsidR="00000000" w:rsidDel="00000000" w:rsidP="00000000" w:rsidRDefault="00000000" w:rsidRPr="00000000">
      <w:pPr>
        <w:numPr>
          <w:ilvl w:val="0"/>
          <w:numId w:val="4"/>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the right link of x (which is supposed to point to the BST containing all the keys larger than x.key) to deleteMin(t.right), the link to the BST containing all the keys that are larger than x.key after the deletion.</w:t>
      </w:r>
    </w:p>
    <w:p w:rsidR="00000000" w:rsidDel="00000000" w:rsidP="00000000" w:rsidRDefault="00000000" w:rsidRPr="00000000">
      <w:pPr>
        <w:numPr>
          <w:ilvl w:val="0"/>
          <w:numId w:val="4"/>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the left link of x (which was null) to t.left (all the keys that are less than both the deleted key and its successor).</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private Node delete(Node x, Key key) {</w:t>
        <w:br w:type="textWrapping"/>
        <w:t xml:space="preserve">        if (x == null) return null;</w:t>
        <w:br w:type="textWrapping"/>
        <w:t xml:space="preserve">        int cmp = key.compareTo(x.key);</w:t>
        <w:br w:type="textWrapping"/>
        <w:t xml:space="preserve">        if      (cmp &lt; 0) x.left  = delete(x.left,  key);</w:t>
        <w:br w:type="textWrapping"/>
        <w:t xml:space="preserve">        else if (cmp &gt; 0) x.right = delete(x.right, key);</w:t>
        <w:br w:type="textWrapping"/>
        <w:t xml:space="preserve">        else { </w:t>
        <w:br w:type="textWrapping"/>
        <w:t xml:space="preserve">            if (x.right == null) return x.left;</w:t>
        <w:br w:type="textWrapping"/>
        <w:t xml:space="preserve">            if (x.left  == null) return x.right;</w:t>
        <w:br w:type="textWrapping"/>
        <w:t xml:space="preserve">            Node t = x;</w:t>
        <w:br w:type="textWrapping"/>
        <w:t xml:space="preserve">            x = min(t.right);</w:t>
        <w:br w:type="textWrapping"/>
        <w:t xml:space="preserve">            x.right = deleteMin(t.right);</w:t>
        <w:br w:type="textWrapping"/>
        <w:t xml:space="preserve">            x.left = t.left;</w:t>
        <w:br w:type="textWrapping"/>
        <w:t xml:space="preserve">        } </w:t>
        <w:br w:type="textWrapping"/>
        <w:t xml:space="preserve">        x.N = size(x.left) + size(x.right) + 1;</w:t>
        <w:br w:type="textWrapping"/>
        <w:t xml:space="preserve">        return x;</w:t>
        <w:br w:type="textWrapping"/>
        <w:t xml:space="preserve">    }</w:t>
      </w:r>
      <w:r w:rsidDel="00000000" w:rsidR="00000000" w:rsidRPr="00000000">
        <w:rPr>
          <w:rtl w:val="0"/>
        </w:rPr>
      </w:r>
      <w:r w:rsidDel="00000000" w:rsidR="00000000" w:rsidRPr="00000000">
        <w:drawing>
          <wp:anchor allowOverlap="1" behindDoc="0" distB="57150" distT="57150" distL="57150" distR="57150" hidden="0" layoutInCell="0" locked="0" relativeHeight="0" simplePos="0">
            <wp:simplePos x="0" y="0"/>
            <wp:positionH relativeFrom="margin">
              <wp:posOffset>4924425</wp:posOffset>
            </wp:positionH>
            <wp:positionV relativeFrom="paragraph">
              <wp:posOffset>1143000</wp:posOffset>
            </wp:positionV>
            <wp:extent cx="1537467" cy="3662363"/>
            <wp:effectExtent b="0" l="0" r="0" t="0"/>
            <wp:wrapSquare wrapText="bothSides" distB="57150" distT="57150" distL="57150" distR="57150"/>
            <wp:docPr descr="Hibbard deletion in a BST" id="4" name="image08.png"/>
            <a:graphic>
              <a:graphicData uri="http://schemas.openxmlformats.org/drawingml/2006/picture">
                <pic:pic>
                  <pic:nvPicPr>
                    <pic:cNvPr descr="Hibbard deletion in a BST" id="0" name="image08.png"/>
                    <pic:cNvPicPr preferRelativeResize="0"/>
                  </pic:nvPicPr>
                  <pic:blipFill>
                    <a:blip r:embed="rId15"/>
                    <a:srcRect b="0" l="0" r="0" t="0"/>
                    <a:stretch>
                      <a:fillRect/>
                    </a:stretch>
                  </pic:blipFill>
                  <pic:spPr>
                    <a:xfrm>
                      <a:off x="0" y="0"/>
                      <a:ext cx="1537467" cy="3662363"/>
                    </a:xfrm>
                    <a:prstGeom prst="rect"/>
                    <a:ln/>
                  </pic:spPr>
                </pic:pic>
              </a:graphicData>
            </a:graphic>
          </wp:anchor>
        </w:drawing>
      </w:r>
    </w:p>
    <w:tbl>
      <w:tblPr>
        <w:tblStyle w:val="Table8"/>
        <w:bidiVisual w:val="0"/>
        <w:tblW w:w="846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1400"/>
        <w:gridCol w:w="3605"/>
        <w:tblGridChange w:id="0">
          <w:tblGrid>
            <w:gridCol w:w="3455"/>
            <w:gridCol w:w="1400"/>
            <w:gridCol w:w="3605"/>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720" w:firstLine="0"/>
              <w:contextualSpacing w:val="0"/>
              <w:rPr/>
            </w:pPr>
            <w:r w:rsidDel="00000000" w:rsidR="00000000" w:rsidRPr="00000000">
              <w:rPr>
                <w:rtl w:val="0"/>
              </w:rPr>
            </w:r>
          </w:p>
        </w:tc>
      </w:tr>
    </w:tbl>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public class BST&lt;Key extends Comparable&lt;Key&gt;, Value&gt; {</w:t>
        <w:br w:type="textWrapping"/>
        <w:t xml:space="preserve">    private Node root;             // root of BST</w:t>
        <w:br w:type="textWrapping"/>
        <w:t xml:space="preserve">    private class Node {</w:t>
        <w:br w:type="textWrapping"/>
        <w:t xml:space="preserve">        private Key key;           // sorted by key</w:t>
        <w:br w:type="textWrapping"/>
        <w:t xml:space="preserve">        private Value val;         // associated data</w:t>
        <w:br w:type="textWrapping"/>
        <w:t xml:space="preserve">        private Node left, right;  // left and right subtrees</w:t>
        <w:br w:type="textWrapping"/>
        <w:t xml:space="preserve">        private int N;             // number of nodes in subtree</w:t>
        <w:br w:type="textWrapping"/>
        <w:br w:type="textWrapping"/>
        <w:t xml:space="preserve">        public Node(Key key, Value val, int N) {</w:t>
        <w:br w:type="textWrapping"/>
        <w:t xml:space="preserve">            this.key = key;</w:t>
        <w:br w:type="textWrapping"/>
        <w:t xml:space="preserve">            this.val = val;</w:t>
        <w:br w:type="textWrapping"/>
        <w:t xml:space="preserve">            this.N = N;</w:t>
        <w:br w:type="textWrapping"/>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br w:type="textWrapping"/>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   public void deleteMin() {</w:t>
        <w:br w:type="textWrapping"/>
        <w:t xml:space="preserve">        if (isEmpty()) throw new NoSuchElementException("Symbol table underflow");</w:t>
        <w:br w:type="textWrapping"/>
        <w:t xml:space="preserve">        root = deleteMin(root);</w:t>
        <w:br w:type="textWrapping"/>
        <w:t xml:space="preserve">        assert check();</w:t>
        <w:br w:type="textWrapping"/>
        <w:t xml:space="preserve">    }</w:t>
        <w:br w:type="textWrapping"/>
        <w:br w:type="textWrapping"/>
        <w:t xml:space="preserve">    private Node deleteMin(Node x) {</w:t>
        <w:br w:type="textWrapping"/>
        <w:t xml:space="preserve">        if (x.left == null) return x.right;</w:t>
        <w:br w:type="textWrapping"/>
        <w:t xml:space="preserve">        x.left = deleteMin(x.left);</w:t>
        <w:br w:type="textWrapping"/>
        <w:t xml:space="preserve">        x.N = size(x.left) + size(x.right) + 1;</w:t>
        <w:br w:type="textWrapping"/>
        <w:t xml:space="preserve">        return x;</w:t>
        <w:br w:type="textWrapping"/>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    private Node delete(Node x, Key key) {}</w:t>
      </w:r>
      <w:r w:rsidDel="00000000" w:rsidR="00000000" w:rsidRPr="00000000">
        <w:rPr>
          <w:rtl w:val="0"/>
        </w:rPr>
      </w:r>
    </w:p>
    <w:p w:rsidR="00000000" w:rsidDel="00000000" w:rsidP="00000000" w:rsidRDefault="00000000" w:rsidRPr="00000000">
      <w:pPr>
        <w:ind w:left="0" w:firstLine="72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more details are </w:t>
      </w:r>
      <w:hyperlink r:id="rId16">
        <w:r w:rsidDel="00000000" w:rsidR="00000000" w:rsidRPr="00000000">
          <w:rPr>
            <w:color w:val="1155cc"/>
            <w:sz w:val="16"/>
            <w:szCs w:val="16"/>
            <w:u w:val="single"/>
            <w:shd w:fill="efefef" w:val="clear"/>
            <w:rtl w:val="0"/>
          </w:rPr>
          <w:t xml:space="preserve">here</w:t>
        </w:r>
      </w:hyperlink>
      <w:hyperlink r:id="rId17">
        <w:r w:rsidDel="00000000" w:rsidR="00000000" w:rsidRPr="00000000">
          <w:rPr>
            <w:rtl w:val="0"/>
          </w:rPr>
        </w:r>
      </w:hyperlink>
    </w:p>
    <w:p w:rsidR="00000000" w:rsidDel="00000000" w:rsidP="00000000" w:rsidRDefault="00000000" w:rsidRPr="00000000">
      <w:pPr>
        <w:contextualSpacing w:val="0"/>
        <w:rPr/>
      </w:pPr>
      <w:hyperlink r:id="rId18">
        <w:r w:rsidDel="00000000" w:rsidR="00000000" w:rsidRPr="00000000">
          <w:rPr>
            <w:rtl w:val="0"/>
          </w:rPr>
        </w:r>
      </w:hyperlink>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sz w:val="20"/>
          <w:szCs w:val="20"/>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We can do a simple level by level traversal of the tree, with a slight modification of the breath-first traversal of the tree. In a usual breath first search traversal, we simply traverse the nodes without caring which level we are on In this case, it is critical to know the level. We thus use a dummy node to indicate when we have finished one level and are starting on the next.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ff"/>
          <w:sz w:val="16"/>
          <w:szCs w:val="16"/>
          <w:shd w:fill="efefef" w:val="clear"/>
          <w:rtl w:val="0"/>
        </w:rPr>
        <w:t xml:space="preserve">ArrayList&lt;LinkedList&lt;TreeNode&gt;&gt; findLevelLinkList(TreeNode root) {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int level = 0;</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efefef" w:val="clear"/>
          <w:rtl w:val="0"/>
        </w:rPr>
        <w:tab/>
      </w:r>
      <w:r w:rsidDel="00000000" w:rsidR="00000000" w:rsidRPr="00000000">
        <w:rPr>
          <w:rFonts w:ascii="Consolas" w:cs="Consolas" w:eastAsia="Consolas" w:hAnsi="Consolas"/>
          <w:color w:val="0000ff"/>
          <w:sz w:val="16"/>
          <w:szCs w:val="16"/>
          <w:shd w:fill="efefef" w:val="clear"/>
          <w:rtl w:val="0"/>
        </w:rPr>
        <w:t xml:space="preserve">ArrayList&lt;LinkedList&lt;TreeNode&gt;&gt; result = new  </w:t>
      </w:r>
      <w:r w:rsidDel="00000000" w:rsidR="00000000" w:rsidRPr="00000000">
        <w:rPr>
          <w:rtl w:val="0"/>
        </w:rPr>
      </w:r>
    </w:p>
    <w:p w:rsidR="00000000" w:rsidDel="00000000" w:rsidP="00000000" w:rsidRDefault="00000000" w:rsidRPr="00000000">
      <w:pPr>
        <w:spacing w:line="240" w:lineRule="auto"/>
        <w:ind w:left="50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ArrayList&lt;LinkedList&lt;TreeNode&gt;&gt;();</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ff"/>
          <w:sz w:val="16"/>
          <w:szCs w:val="16"/>
          <w:shd w:fill="efefef" w:val="clear"/>
          <w:rtl w:val="0"/>
        </w:rPr>
        <w:t xml:space="preserve">LinkedList&lt;TreeNode&gt; list = new LinkedList&lt;TreeNode&gt;();  list.add(root);</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result.add(level, list);</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while (true)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efefef" w:val="clear"/>
          <w:rtl w:val="0"/>
        </w:rPr>
        <w:tab/>
        <w:tab/>
      </w:r>
      <w:r w:rsidDel="00000000" w:rsidR="00000000" w:rsidRPr="00000000">
        <w:rPr>
          <w:rFonts w:ascii="Consolas" w:cs="Consolas" w:eastAsia="Consolas" w:hAnsi="Consolas"/>
          <w:color w:val="0000ff"/>
          <w:sz w:val="16"/>
          <w:szCs w:val="16"/>
          <w:shd w:fill="efefef" w:val="clear"/>
          <w:rtl w:val="0"/>
        </w:rPr>
        <w:t xml:space="preserve">list = new LinkedList&lt;TreeNode&gt;();</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for (int i = 0; i &lt; result.get(level).size(); i++) {</w:t>
      </w:r>
      <w:r w:rsidDel="00000000" w:rsidR="00000000" w:rsidRPr="00000000">
        <w:rPr>
          <w:color w:val="0000ff"/>
          <w:sz w:val="16"/>
          <w:szCs w:val="16"/>
          <w:shd w:fill="efefef" w:val="clear"/>
          <w:rtl w:val="0"/>
        </w:rPr>
        <w:tab/>
      </w:r>
      <w:r w:rsidDel="00000000" w:rsidR="00000000" w:rsidRPr="00000000">
        <w:rPr>
          <w:rtl w:val="0"/>
        </w:rPr>
      </w:r>
    </w:p>
    <w:p w:rsidR="00000000" w:rsidDel="00000000" w:rsidP="00000000" w:rsidRDefault="00000000" w:rsidRPr="00000000">
      <w:pPr>
        <w:spacing w:line="240" w:lineRule="auto"/>
        <w:ind w:left="288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TreeNode n = (TreeNode) result.get(level).get(i); </w:t>
      </w:r>
      <w:r w:rsidDel="00000000" w:rsidR="00000000" w:rsidRPr="00000000">
        <w:rPr>
          <w:rtl w:val="0"/>
        </w:rPr>
      </w:r>
    </w:p>
    <w:p w:rsidR="00000000" w:rsidDel="00000000" w:rsidP="00000000" w:rsidRDefault="00000000" w:rsidRPr="00000000">
      <w:pPr>
        <w:spacing w:line="240" w:lineRule="auto"/>
        <w:ind w:left="288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if (n != null) {</w:t>
      </w:r>
      <w:r w:rsidDel="00000000" w:rsidR="00000000" w:rsidRPr="00000000">
        <w:rPr>
          <w:color w:val="0000ff"/>
          <w:sz w:val="16"/>
          <w:szCs w:val="16"/>
          <w:shd w:fill="efefef" w:val="clear"/>
          <w:rtl w:val="0"/>
        </w:rPr>
        <w:tab/>
        <w:tab/>
      </w:r>
      <w:r w:rsidDel="00000000" w:rsidR="00000000" w:rsidRPr="00000000">
        <w:rPr>
          <w:rtl w:val="0"/>
        </w:rPr>
      </w:r>
    </w:p>
    <w:p w:rsidR="00000000" w:rsidDel="00000000" w:rsidP="00000000" w:rsidRDefault="00000000" w:rsidRPr="00000000">
      <w:pPr>
        <w:spacing w:line="240" w:lineRule="auto"/>
        <w:ind w:left="360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if(n.left != null) list.add(n.left);</w:t>
      </w:r>
      <w:r w:rsidDel="00000000" w:rsidR="00000000" w:rsidRPr="00000000">
        <w:rPr>
          <w:color w:val="0000ff"/>
          <w:sz w:val="16"/>
          <w:szCs w:val="16"/>
          <w:shd w:fill="efefef" w:val="clear"/>
          <w:rtl w:val="0"/>
        </w:rPr>
        <w:tab/>
        <w:tab/>
        <w:tab/>
        <w:tab/>
      </w:r>
      <w:r w:rsidDel="00000000" w:rsidR="00000000" w:rsidRPr="00000000">
        <w:rPr>
          <w:rFonts w:ascii="Consolas" w:cs="Consolas" w:eastAsia="Consolas" w:hAnsi="Consolas"/>
          <w:color w:val="0000ff"/>
          <w:sz w:val="16"/>
          <w:szCs w:val="16"/>
          <w:shd w:fill="efefef" w:val="clear"/>
          <w:rtl w:val="0"/>
        </w:rPr>
        <w:t xml:space="preserve">if(n.right!= null) list.add(n.right); </w:t>
      </w:r>
      <w:r w:rsidDel="00000000" w:rsidR="00000000" w:rsidRPr="00000000">
        <w:rPr>
          <w:rtl w:val="0"/>
        </w:rPr>
      </w:r>
    </w:p>
    <w:p w:rsidR="00000000" w:rsidDel="00000000" w:rsidP="00000000" w:rsidRDefault="00000000" w:rsidRPr="00000000">
      <w:pPr>
        <w:spacing w:line="240" w:lineRule="auto"/>
        <w:ind w:left="360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rFonts w:ascii="Consolas" w:cs="Consolas" w:eastAsia="Consolas" w:hAnsi="Consolas"/>
          <w:color w:val="0000ff"/>
          <w:sz w:val="16"/>
          <w:szCs w:val="16"/>
          <w:shd w:fill="efefef" w:val="clear"/>
          <w:rtl w:val="0"/>
        </w:rPr>
        <w:t xml:space="preserve">if (list.size() &gt; 0) {</w:t>
      </w:r>
      <w:r w:rsidDel="00000000" w:rsidR="00000000" w:rsidRPr="00000000">
        <w:rPr>
          <w:rtl w:val="0"/>
        </w:rPr>
      </w:r>
    </w:p>
    <w:p w:rsidR="00000000" w:rsidDel="00000000" w:rsidP="00000000" w:rsidRDefault="00000000" w:rsidRPr="00000000">
      <w:pPr>
        <w:spacing w:line="240" w:lineRule="auto"/>
        <w:ind w:left="288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result.add(level + 1, list); </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rFonts w:ascii="Consolas" w:cs="Consolas" w:eastAsia="Consolas" w:hAnsi="Consolas"/>
          <w:color w:val="0000ff"/>
          <w:sz w:val="16"/>
          <w:szCs w:val="16"/>
          <w:shd w:fill="efefef" w:val="clear"/>
          <w:rtl w:val="0"/>
        </w:rPr>
        <w:t xml:space="preserve">} else {</w:t>
      </w:r>
      <w:r w:rsidDel="00000000" w:rsidR="00000000" w:rsidRPr="00000000">
        <w:rPr>
          <w:rtl w:val="0"/>
        </w:rPr>
      </w:r>
    </w:p>
    <w:p w:rsidR="00000000" w:rsidDel="00000000" w:rsidP="00000000" w:rsidRDefault="00000000" w:rsidRPr="00000000">
      <w:pPr>
        <w:spacing w:line="240" w:lineRule="auto"/>
        <w:ind w:left="288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break; </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rFonts w:ascii="Consolas" w:cs="Consolas" w:eastAsia="Consolas" w:hAnsi="Consolas"/>
          <w:color w:val="0000ff"/>
          <w:sz w:val="16"/>
          <w:szCs w:val="16"/>
          <w:shd w:fill="efefef" w:val="clear"/>
          <w:rtl w:val="0"/>
        </w:rPr>
        <w:t xml:space="preserve">level++;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return result; </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Create a binary tree from Mathematical Expression.</w:t>
      </w:r>
      <w:r w:rsidDel="00000000" w:rsidR="00000000" w:rsidRPr="00000000">
        <w:rPr>
          <w:sz w:val="20"/>
          <w:szCs w:val="20"/>
          <w:rtl w:val="0"/>
        </w:rPr>
        <w:t xml:space="preserve"> If you are given an infix/postfix expression, make an expression tree out of it. Eg. Convert a postfix expression into an expression tree</w:t>
      </w:r>
      <w:r w:rsidDel="00000000" w:rsidR="00000000" w:rsidRPr="00000000">
        <w:drawing>
          <wp:anchor allowOverlap="1"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6" name="image11.jpg"/>
            <a:graphic>
              <a:graphicData uri="http://schemas.openxmlformats.org/drawingml/2006/picture">
                <pic:pic>
                  <pic:nvPicPr>
                    <pic:cNvPr descr="diameter2.jpg" id="0" name="image11.jpg"/>
                    <pic:cNvPicPr preferRelativeResize="0"/>
                  </pic:nvPicPr>
                  <pic:blipFill>
                    <a:blip r:embed="rId19"/>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3"/>
        </w:numPr>
        <w:ind w:left="720" w:hanging="360"/>
        <w:contextualSpacing w:val="1"/>
        <w:rPr>
          <w:ins w:author="Anonymous" w:id="1" w:date="2016-06-09T07:39:51Z"/>
          <w:sz w:val="20"/>
          <w:szCs w:val="20"/>
        </w:rPr>
      </w:pPr>
      <w:r w:rsidDel="00000000" w:rsidR="00000000" w:rsidRPr="00000000">
        <w:rPr>
          <w:b w:val="1"/>
          <w:sz w:val="20"/>
          <w:szCs w:val="20"/>
          <w:rtl w:val="0"/>
        </w:rPr>
        <w:t xml:space="preserve">Diameter of a Tree.</w:t>
      </w:r>
      <w:r w:rsidDel="00000000" w:rsidR="00000000" w:rsidRPr="00000000">
        <w:rPr>
          <w:sz w:val="20"/>
          <w:szCs w:val="20"/>
          <w:rtl w:val="0"/>
        </w:rPr>
        <w:t xml:space="preserve"> Find a diameter of a tree which is the longest path between two leaf nodes in a tree.</w:t>
      </w:r>
      <w:ins w:author="Anonymous" w:id="1" w:date="2016-06-09T07:39:51Z">
        <w:r w:rsidDel="00000000" w:rsidR="00000000" w:rsidRPr="00000000">
          <w:rPr>
            <w:rtl w:val="0"/>
          </w:rPr>
        </w:r>
      </w:ins>
    </w:p>
    <w:p w:rsidR="00000000" w:rsidDel="00000000" w:rsidP="00000000" w:rsidRDefault="00000000" w:rsidRPr="00000000">
      <w:pPr>
        <w:contextualSpacing w:val="0"/>
        <w:rPr>
          <w:ins w:author="Anonymous" w:id="7" w:date="2016-06-09T07:41:01Z"/>
          <w:sz w:val="20"/>
          <w:szCs w:val="20"/>
        </w:rPr>
      </w:pPr>
      <w:ins w:author="Anonymous" w:id="2" w:date="2016-06-09T07:40:10Z">
        <w:r w:rsidDel="00000000" w:rsidR="00000000" w:rsidRPr="00000000">
          <w:rPr>
            <w:sz w:val="20"/>
            <w:szCs w:val="20"/>
            <w:rtl w:val="0"/>
          </w:rPr>
          <w:tab/>
        </w:r>
      </w:ins>
      <w:ins w:author="Anonymous" w:id="3" w:date="2016-06-09T07:40:25Z">
        <w:r w:rsidDel="00000000" w:rsidR="00000000" w:rsidRPr="00000000">
          <w:rPr>
            <w:sz w:val="20"/>
            <w:szCs w:val="20"/>
            <w:rtl w:val="0"/>
          </w:rPr>
          <w:t xml:space="preserve">The following finds the endpoints of a maximum diameter</w:t>
        </w:r>
      </w:ins>
      <w:ins w:author="Anonymous" w:id="4" w:date="2016-06-09T07:40:29Z">
        <w:r w:rsidDel="00000000" w:rsidR="00000000" w:rsidRPr="00000000">
          <w:rPr>
            <w:sz w:val="20"/>
            <w:szCs w:val="20"/>
            <w:rtl w:val="0"/>
          </w:rPr>
          <w:t xml:space="preserve">.  </w:t>
        </w:r>
      </w:ins>
      <w:ins w:author="Anonymous" w:id="5" w:date="2016-06-09T07:40:43Z">
        <w:r w:rsidDel="00000000" w:rsidR="00000000" w:rsidRPr="00000000">
          <w:rPr>
            <w:sz w:val="20"/>
            <w:szCs w:val="20"/>
            <w:rtl w:val="0"/>
          </w:rPr>
          <w:t xml:space="preserve">It is </w:t>
        </w:r>
      </w:ins>
      <w:ins w:author="Anonymous" w:id="6" w:date="2016-06-09T07:40:44Z">
        <w:r w:rsidDel="00000000" w:rsidR="00000000" w:rsidRPr="00000000">
          <w:rPr>
            <w:sz w:val="20"/>
            <w:szCs w:val="20"/>
            <w:rtl w:val="0"/>
          </w:rPr>
          <w:t xml:space="preserve">left</w:t>
        </w:r>
      </w:ins>
      <w:ins w:author="Anonymous" w:id="7" w:date="2016-06-09T07:41:01Z">
        <w:r w:rsidDel="00000000" w:rsidR="00000000" w:rsidRPr="00000000">
          <w:rPr>
            <w:rtl w:val="0"/>
          </w:rPr>
        </w:r>
      </w:ins>
    </w:p>
    <w:p w:rsidR="00000000" w:rsidDel="00000000" w:rsidP="00000000" w:rsidRDefault="00000000" w:rsidRPr="00000000">
      <w:pPr>
        <w:ind w:firstLine="720"/>
        <w:contextualSpacing w:val="0"/>
        <w:rPr>
          <w:ins w:author="Anonymous" w:id="13" w:date="2016-06-09T07:41:35Z"/>
          <w:sz w:val="20"/>
          <w:szCs w:val="20"/>
        </w:rPr>
      </w:pPr>
      <w:ins w:author="Anonymous" w:id="8" w:date="2016-06-09T07:40:53Z">
        <w:del w:author="Anonymous" w:id="9" w:date="2016-06-09T07:41:01Z">
          <w:r w:rsidDel="00000000" w:rsidR="00000000" w:rsidRPr="00000000">
            <w:rPr>
              <w:sz w:val="20"/>
              <w:szCs w:val="20"/>
              <w:rtl w:val="0"/>
            </w:rPr>
            <w:delText xml:space="preserve"> </w:delText>
          </w:r>
        </w:del>
        <w:r w:rsidDel="00000000" w:rsidR="00000000" w:rsidRPr="00000000">
          <w:rPr>
            <w:sz w:val="20"/>
            <w:szCs w:val="20"/>
            <w:rtl w:val="0"/>
          </w:rPr>
          <w:t xml:space="preserve">to the reader to </w:t>
        </w:r>
      </w:ins>
      <w:ins w:author="Anonymous" w:id="6" w:date="2016-06-09T07:40:44Z"/>
      <w:ins w:author="Anonymous" w:id="10" w:date="2016-06-09T07:41:14Z">
        <w:r w:rsidDel="00000000" w:rsidR="00000000" w:rsidRPr="00000000">
          <w:rPr>
            <w:sz w:val="20"/>
            <w:szCs w:val="20"/>
            <w:rtl w:val="0"/>
          </w:rPr>
          <w:t xml:space="preserve">print out the whole path if desired (find </w:t>
        </w:r>
      </w:ins>
      <w:ins w:author="Anonymous" w:id="6" w:date="2016-06-09T07:40:44Z"/>
      <w:ins w:author="Anonymous" w:id="11" w:date="2016-06-09T07:41:17Z">
        <w:r w:rsidDel="00000000" w:rsidR="00000000" w:rsidRPr="00000000">
          <w:rPr>
            <w:sz w:val="20"/>
            <w:szCs w:val="20"/>
            <w:rtl w:val="0"/>
          </w:rPr>
          <w:t xml:space="preserve">lowest</w:t>
        </w:r>
      </w:ins>
      <w:ins w:author="Anonymous" w:id="6" w:date="2016-06-09T07:40:44Z"/>
      <w:ins w:author="Anonymous" w:id="12" w:date="2016-06-09T07:41:25Z">
        <w:r w:rsidDel="00000000" w:rsidR="00000000" w:rsidRPr="00000000">
          <w:rPr>
            <w:sz w:val="20"/>
            <w:szCs w:val="20"/>
            <w:rtl w:val="0"/>
          </w:rPr>
          <w:t xml:space="preserve"> </w:t>
        </w:r>
      </w:ins>
      <w:ins w:author="Anonymous" w:id="6" w:date="2016-06-09T07:40:44Z"/>
      <w:ins w:author="Anonymous" w:id="13" w:date="2016-06-09T07:41:35Z">
        <w:r w:rsidDel="00000000" w:rsidR="00000000" w:rsidRPr="00000000">
          <w:rPr>
            <w:sz w:val="20"/>
            <w:szCs w:val="20"/>
            <w:rtl w:val="0"/>
          </w:rPr>
          <w:t xml:space="preserve">common</w:t>
        </w:r>
      </w:ins>
    </w:p>
    <w:p w:rsidR="00000000" w:rsidDel="00000000" w:rsidP="00000000" w:rsidRDefault="00000000" w:rsidRPr="00000000">
      <w:pPr>
        <w:ind w:left="720" w:firstLine="0"/>
        <w:contextualSpacing w:val="0"/>
        <w:rPr>
          <w:ins w:author="Anonymous" w:id="22" w:date="2016-06-09T07:42:17Z"/>
          <w:sz w:val="20"/>
          <w:szCs w:val="20"/>
        </w:rPr>
      </w:pPr>
      <w:ins w:author="Anonymous" w:id="14" w:date="2016-06-09T07:41:53Z">
        <w:r w:rsidDel="00000000" w:rsidR="00000000" w:rsidRPr="00000000">
          <w:rPr>
            <w:sz w:val="20"/>
            <w:szCs w:val="20"/>
            <w:rtl w:val="0"/>
          </w:rPr>
          <w:t xml:space="preserve">P</w:t>
        </w:r>
      </w:ins>
      <w:ins w:author="Anonymous" w:id="6" w:date="2016-06-09T07:40:44Z"/>
      <w:ins w:author="Anonymous" w:id="15" w:date="2016-06-09T07:41:41Z">
        <w:del w:author="Anonymous" w:id="14" w:date="2016-06-09T07:41:53Z">
          <w:r w:rsidDel="00000000" w:rsidR="00000000" w:rsidRPr="00000000">
            <w:rPr>
              <w:sz w:val="20"/>
              <w:szCs w:val="20"/>
              <w:rtl w:val="0"/>
            </w:rPr>
            <w:delText xml:space="preserve">p</w:delText>
          </w:r>
        </w:del>
        <w:r w:rsidDel="00000000" w:rsidR="00000000" w:rsidRPr="00000000">
          <w:rPr>
            <w:sz w:val="20"/>
            <w:szCs w:val="20"/>
            <w:rtl w:val="0"/>
          </w:rPr>
          <w:t xml:space="preserve">arent</w:t>
        </w:r>
      </w:ins>
      <w:ins w:author="Anonymous" w:id="6" w:date="2016-06-09T07:40:44Z"/>
      <w:ins w:author="Anonymous" w:id="16" w:date="2016-06-09T07:41:54Z">
        <w:r w:rsidDel="00000000" w:rsidR="00000000" w:rsidRPr="00000000">
          <w:rPr>
            <w:sz w:val="20"/>
            <w:szCs w:val="20"/>
            <w:rtl w:val="0"/>
          </w:rPr>
          <w:t xml:space="preserve">, find path</w:t>
        </w:r>
      </w:ins>
      <w:ins w:author="Anonymous" w:id="6" w:date="2016-06-09T07:40:44Z"/>
      <w:ins w:author="Anonymous" w:id="17" w:date="2016-06-09T07:41:57Z">
        <w:r w:rsidDel="00000000" w:rsidR="00000000" w:rsidRPr="00000000">
          <w:rPr>
            <w:sz w:val="20"/>
            <w:szCs w:val="20"/>
            <w:rtl w:val="0"/>
          </w:rPr>
          <w:t xml:space="preserve"> </w:t>
        </w:r>
      </w:ins>
      <w:ins w:author="Anonymous" w:id="6" w:date="2016-06-09T07:40:44Z"/>
      <w:ins w:author="Anonymous" w:id="18" w:date="2016-06-09T07:41:59Z">
        <w:r w:rsidDel="00000000" w:rsidR="00000000" w:rsidRPr="00000000">
          <w:rPr>
            <w:sz w:val="20"/>
            <w:szCs w:val="20"/>
            <w:rtl w:val="0"/>
          </w:rPr>
          <w:t xml:space="preserve">to </w:t>
        </w:r>
      </w:ins>
      <w:ins w:author="Anonymous" w:id="6" w:date="2016-06-09T07:40:44Z"/>
      <w:ins w:author="Anonymous" w:id="19" w:date="2016-06-09T07:42:03Z">
        <w:r w:rsidDel="00000000" w:rsidR="00000000" w:rsidRPr="00000000">
          <w:rPr>
            <w:sz w:val="20"/>
            <w:szCs w:val="20"/>
            <w:rtl w:val="0"/>
          </w:rPr>
          <w:t xml:space="preserve">leafs)</w:t>
        </w:r>
      </w:ins>
      <w:ins w:author="Anonymous" w:id="6" w:date="2016-06-09T07:40:44Z"/>
      <w:ins w:author="Anonymous" w:id="20" w:date="2016-06-09T07:42:07Z">
        <w:r w:rsidDel="00000000" w:rsidR="00000000" w:rsidRPr="00000000">
          <w:rPr>
            <w:sz w:val="20"/>
            <w:szCs w:val="20"/>
            <w:rtl w:val="0"/>
          </w:rPr>
          <w:t xml:space="preserve"> b</w:t>
        </w:r>
      </w:ins>
      <w:ins w:author="Anonymous" w:id="6" w:date="2016-06-09T07:40:44Z"/>
      <w:ins w:author="Anonymous" w:id="21" w:date="2016-06-09T07:42:10Z">
        <w:r w:rsidDel="00000000" w:rsidR="00000000" w:rsidRPr="00000000">
          <w:rPr>
            <w:sz w:val="20"/>
            <w:szCs w:val="20"/>
            <w:rtl w:val="0"/>
          </w:rPr>
          <w:t xml:space="preserve">ased</w:t>
        </w:r>
      </w:ins>
      <w:ins w:author="Anonymous" w:id="6" w:date="2016-06-09T07:40:44Z"/>
      <w:ins w:author="Anonymous" w:id="22" w:date="2016-06-09T07:42:17Z">
        <w:r w:rsidDel="00000000" w:rsidR="00000000" w:rsidRPr="00000000">
          <w:rPr>
            <w:sz w:val="20"/>
            <w:szCs w:val="20"/>
            <w:rtl w:val="0"/>
          </w:rPr>
          <w:t xml:space="preserve"> on other solutions here..</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20"/>
            <w:szCs w:val="20"/>
            <w:rtl w:val="0"/>
            <w:rPrChange w:author="Anonymous" w:id="24" w:date="2016-06-09T07:42:23Z">
              <w:rPr>
                <w:sz w:val="20"/>
                <w:szCs w:val="20"/>
              </w:rPr>
            </w:rPrChange>
          </w:rPr>
          <w:t xml:space="preserve">static int max_diameter;    </w:t>
          <w:tab/>
          <w:t xml:space="preserve">/* implicit init to 0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20"/>
            <w:szCs w:val="20"/>
            <w:rtl w:val="0"/>
            <w:rPrChange w:author="Anonymous" w:id="24" w:date="2016-06-09T07:42:23Z">
              <w:rPr>
                <w:sz w:val="20"/>
                <w:szCs w:val="20"/>
              </w:rPr>
            </w:rPrChange>
          </w:rPr>
          <w:t xml:space="preserve">static Node *max_left, *max_right; /* implicit init to NULL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rtl w:val="0"/>
          </w:rPr>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Stores maximum diameter of the input tree in max_diameter               </w:t>
          <w:tab/>
          <w:t xml:space="preserve">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 while storing two most distant nodes in max_left and max_right          </w:t>
          <w:tab/>
          <w:t xml:space="preserve">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 (there may be other nodes of equal distance)                            </w:t>
          <w:tab/>
          <w:t xml:space="preserve">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 Also returns depth to deepest leaf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int diameter(Node *t, Node **deepest)</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int temp1, temp2, retval;</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Node *deepest_left, *deepest_right;</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if (t == NULL) return 0;</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if (t-&gt;left == NULL)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ab/>
          <w:t xml:space="preserve">/* If we are a leaf node, note that in deepest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ab/>
          <w:t xml:space="preserve">if (t-&gt;right == NULL) *deepest = t;</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ab/>
          <w:t xml:space="preserve">retval = diameter(t-&gt;right, deepest) + 1;</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 else if (t-&gt;right == NULL)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ab/>
          <w:t xml:space="preserve">retval = diameter(t-&gt;left, deepest) + 1;</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 else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ab/>
          <w:t xml:space="preserve">// have two kids, check both depths, add, compare with max             </w:t>
          <w:tab/>
          <w:t xml:space="preserve">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ab/>
          <w:t xml:space="preserve">temp1 = diameter(t-&gt;left, &amp;deepest_left);</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ab/>
          <w:t xml:space="preserve">temp2 = diameter(t-&gt;right, &amp;deepest_right);</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ab/>
          <w:t xml:space="preserve">if ((temp1 + temp2) &gt; max_diameter)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w:t>
          <w:tab/>
          <w:t xml:space="preserve">max_diameter = temp1 + temp2;</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w:t>
          <w:tab/>
          <w:t xml:space="preserve">max_left = deepest_left;</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w:t>
          <w:tab/>
          <w:t xml:space="preserve">max_right = deepest_right;</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ab/>
          <w:t xml:space="preserve">}</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ab/>
          <w:t xml:space="preserve">if (temp1 &gt;= temp2)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w:t>
          <w:tab/>
          <w:t xml:space="preserve">retval = temp1 + 1;</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w:t>
          <w:tab/>
          <w:t xml:space="preserve">*deepest = deepest_left;</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ab/>
          <w:t xml:space="preserve">} else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w:t>
          <w:tab/>
          <w:t xml:space="preserve">retval = temp2 + 1;</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w:t>
          <w:tab/>
          <w:t xml:space="preserve">*deepest = deepest_right;</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ab/>
          <w:t xml:space="preserve">}</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  return retval;</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sz w:val="16"/>
            <w:szCs w:val="16"/>
            <w:rtl w:val="0"/>
            <w:rPrChange w:author="Anonymous" w:id="25" w:date="2016-06-09T07:42:44Z">
              <w:rPr>
                <w:sz w:val="20"/>
                <w:szCs w:val="20"/>
              </w:rPr>
            </w:rPrChange>
          </w:rPr>
          <w:t xml:space="preserve">}</w:t>
        </w:r>
      </w:ins>
    </w:p>
    <w:p w:rsidR="00000000" w:rsidDel="00000000" w:rsidP="00000000" w:rsidRDefault="00000000" w:rsidRPr="00000000">
      <w:pPr>
        <w:ind w:left="720" w:firstLine="0"/>
        <w:contextualSpacing w:val="0"/>
        <w:rPr>
          <w:ins w:author="Anonymous" w:id="23" w:date="2016-06-09T07:42:23Z"/>
          <w:sz w:val="20"/>
          <w:szCs w:val="20"/>
        </w:rPr>
      </w:pPr>
      <w:ins w:author="Anonymous" w:id="23" w:date="2016-06-09T07:42:23Z">
        <w:r w:rsidDel="00000000" w:rsidR="00000000" w:rsidRPr="00000000">
          <w:rPr>
            <w:rtl w:val="0"/>
          </w:rPr>
        </w:r>
      </w:ins>
    </w:p>
    <w:p w:rsidR="00000000" w:rsidDel="00000000" w:rsidP="00000000" w:rsidRDefault="00000000" w:rsidRPr="00000000">
      <w:pPr>
        <w:ind w:firstLine="720"/>
        <w:contextualSpacing w:val="0"/>
        <w:rPr>
          <w:ins w:author="Anonymous" w:id="6" w:date="2016-06-09T07:40:44Z"/>
          <w:sz w:val="20"/>
          <w:szCs w:val="20"/>
        </w:rPr>
        <w:pPrChange w:author="Anonymous" w:id="0" w:date="2016-06-09T07:41:02Z">
          <w:pPr>
            <w:contextualSpacing w:val="0"/>
          </w:pPr>
        </w:pPrChange>
      </w:pPr>
      <w:ins w:author="Anonymous" w:id="26" w:date="2016-06-09T07:41:28Z">
        <w:del w:author="Anonymous" w:id="13" w:date="2016-06-09T07:41:35Z">
          <w:r w:rsidDel="00000000" w:rsidR="00000000" w:rsidRPr="00000000">
            <w:rPr>
              <w:sz w:val="20"/>
              <w:szCs w:val="20"/>
              <w:rtl w:val="0"/>
            </w:rPr>
            <w:delText xml:space="preserve">p</w:delText>
          </w:r>
        </w:del>
        <w:del w:author="Anonymous" w:id="27" w:date="2016-06-09T07:41:32Z">
          <w:r w:rsidDel="00000000" w:rsidR="00000000" w:rsidRPr="00000000">
            <w:rPr>
              <w:sz w:val="20"/>
              <w:szCs w:val="20"/>
              <w:rtl w:val="0"/>
            </w:rPr>
            <w:delText xml:space="preserve">arent</w:delText>
          </w:r>
        </w:del>
      </w:ins>
      <w:ins w:author="Anonymous" w:id="6" w:date="2016-06-09T07:40:44Z">
        <w:del w:author="Anonymous" w:id="28" w:date="2016-06-09T07:40:48Z">
          <w:r w:rsidDel="00000000" w:rsidR="00000000" w:rsidRPr="00000000">
            <w:rPr>
              <w:rtl w:val="0"/>
            </w:rPr>
          </w:r>
        </w:del>
      </w:ins>
    </w:p>
    <w:p w:rsidR="00000000" w:rsidDel="00000000" w:rsidP="00000000" w:rsidRDefault="00000000" w:rsidRPr="00000000">
      <w:pPr>
        <w:contextualSpacing w:val="1"/>
        <w:rPr>
          <w:sz w:val="20"/>
          <w:szCs w:val="20"/>
        </w:rPr>
        <w:pPrChange w:author="Anonymous" w:id="0" w:date="2016-06-09T07:39:51Z">
          <w:pPr>
            <w:numPr>
              <w:ilvl w:val="0"/>
              <w:numId w:val="3"/>
            </w:numPr>
            <w:ind w:left="720" w:hanging="360"/>
            <w:contextualSpacing w:val="1"/>
          </w:pPr>
        </w:pPrChange>
      </w:pP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Closest Node BST</w:t>
      </w:r>
      <w:r w:rsidDel="00000000" w:rsidR="00000000" w:rsidRPr="00000000">
        <w:rPr>
          <w:sz w:val="20"/>
          <w:szCs w:val="20"/>
          <w:rtl w:val="0"/>
        </w:rPr>
        <w:t xml:space="preserve">. Given a binary search tree and a value k. Find a node in the binary search tree whose value is closest to k.</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5">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6">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3">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4">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5">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6">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8">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05.gif"/><Relationship Id="rId10" Type="http://schemas.openxmlformats.org/officeDocument/2006/relationships/image" Target="media/image06.gif"/><Relationship Id="rId13" Type="http://schemas.openxmlformats.org/officeDocument/2006/relationships/hyperlink" Target="http://www.geeksforgeeks.org/sorted-array-to-balanced-bst" TargetMode="External"/><Relationship Id="rId12" Type="http://schemas.openxmlformats.org/officeDocument/2006/relationships/image" Target="media/image09.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en.wikipedia.org/wiki/Tree_traversal#Morris_in-order_traversal_using_threading" TargetMode="External"/><Relationship Id="rId15" Type="http://schemas.openxmlformats.org/officeDocument/2006/relationships/image" Target="media/image08.png"/><Relationship Id="rId14" Type="http://schemas.openxmlformats.org/officeDocument/2006/relationships/hyperlink" Target="http://algs4.cs.princeton.edu/32bst/" TargetMode="External"/><Relationship Id="rId17" Type="http://schemas.openxmlformats.org/officeDocument/2006/relationships/hyperlink" Target="http://algs4.cs.princeton.edu/32bst/BST.java.html" TargetMode="External"/><Relationship Id="rId16" Type="http://schemas.openxmlformats.org/officeDocument/2006/relationships/hyperlink" Target="http://algs4.cs.princeton.edu/32bst/BST.java.html" TargetMode="External"/><Relationship Id="rId5" Type="http://schemas.openxmlformats.org/officeDocument/2006/relationships/image" Target="media/image04.png"/><Relationship Id="rId19" Type="http://schemas.openxmlformats.org/officeDocument/2006/relationships/image" Target="media/image11.jpg"/><Relationship Id="rId6" Type="http://schemas.openxmlformats.org/officeDocument/2006/relationships/hyperlink" Target="http://en.wikipedia.org/wiki/Call_stack" TargetMode="External"/><Relationship Id="rId18" Type="http://schemas.openxmlformats.org/officeDocument/2006/relationships/hyperlink" Target="http://algs4.cs.princeton.edu/32bst/BST.java.html" TargetMode="External"/><Relationship Id="rId7" Type="http://schemas.openxmlformats.org/officeDocument/2006/relationships/hyperlink" Target="http://en.wikipedia.org/wiki/Call_stack" TargetMode="External"/><Relationship Id="rId8" Type="http://schemas.openxmlformats.org/officeDocument/2006/relationships/hyperlink" Target="http://en.wikipedia.org/wiki/Tree_traversal#Morris_in-order_traversal_using_threa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